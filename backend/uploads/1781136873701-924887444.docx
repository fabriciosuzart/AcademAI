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C9D21" w14:textId="4428920C" w:rsidR="003B5B2B" w:rsidRPr="0041397E" w:rsidRDefault="0041397E" w:rsidP="00832222">
      <w:pPr>
        <w:jc w:val="center"/>
        <w:rPr>
          <w:b/>
          <w:bCs/>
          <w:caps/>
        </w:rPr>
      </w:pPr>
      <w:r w:rsidRPr="0041397E">
        <w:rPr>
          <w:b/>
          <w:bCs/>
          <w:caps/>
        </w:rPr>
        <w:t>UNIVERSIDADE SANTA CECÍLIA</w:t>
      </w:r>
    </w:p>
    <w:p w14:paraId="392DA1C3" w14:textId="03F40C14" w:rsidR="00832222" w:rsidRPr="0041397E" w:rsidRDefault="0041397E" w:rsidP="00832222">
      <w:pPr>
        <w:jc w:val="center"/>
        <w:rPr>
          <w:b/>
          <w:bCs/>
          <w:caps/>
        </w:rPr>
      </w:pPr>
      <w:r w:rsidRPr="0041397E">
        <w:rPr>
          <w:b/>
          <w:bCs/>
          <w:caps/>
        </w:rPr>
        <w:t>ENGENHARIA DE COMPUTAÇÃO</w:t>
      </w:r>
    </w:p>
    <w:p w14:paraId="6D3BC754" w14:textId="77777777" w:rsidR="00832222" w:rsidRPr="0041397E" w:rsidRDefault="00832222" w:rsidP="00832222">
      <w:pPr>
        <w:jc w:val="center"/>
        <w:rPr>
          <w:b/>
          <w:bCs/>
          <w:caps/>
        </w:rPr>
      </w:pPr>
    </w:p>
    <w:p w14:paraId="1A311408" w14:textId="77777777" w:rsidR="00832222" w:rsidRPr="0041397E" w:rsidRDefault="00832222" w:rsidP="00832222">
      <w:pPr>
        <w:jc w:val="center"/>
        <w:rPr>
          <w:b/>
          <w:bCs/>
          <w:caps/>
        </w:rPr>
      </w:pPr>
    </w:p>
    <w:p w14:paraId="37F79F02" w14:textId="77777777" w:rsidR="00832222" w:rsidRPr="0041397E" w:rsidRDefault="00832222" w:rsidP="00832222">
      <w:pPr>
        <w:jc w:val="center"/>
        <w:rPr>
          <w:b/>
          <w:bCs/>
          <w:caps/>
        </w:rPr>
      </w:pPr>
    </w:p>
    <w:p w14:paraId="4228F635" w14:textId="77777777" w:rsidR="00832222" w:rsidRPr="0041397E" w:rsidRDefault="00832222" w:rsidP="00832222">
      <w:pPr>
        <w:jc w:val="center"/>
        <w:rPr>
          <w:b/>
          <w:bCs/>
          <w:caps/>
        </w:rPr>
      </w:pPr>
    </w:p>
    <w:p w14:paraId="3F3FC9A5" w14:textId="77777777" w:rsidR="00832222" w:rsidRPr="0041397E" w:rsidRDefault="00832222" w:rsidP="00832222">
      <w:pPr>
        <w:jc w:val="center"/>
        <w:rPr>
          <w:b/>
          <w:bCs/>
          <w:caps/>
        </w:rPr>
      </w:pPr>
    </w:p>
    <w:p w14:paraId="77F75E8A" w14:textId="20B144B8" w:rsidR="00D445EE" w:rsidRPr="0041397E" w:rsidRDefault="0041397E" w:rsidP="00D445EE">
      <w:pPr>
        <w:jc w:val="center"/>
        <w:rPr>
          <w:b/>
          <w:bCs/>
          <w:caps/>
        </w:rPr>
      </w:pPr>
      <w:bookmarkStart w:id="0" w:name="_Hlk229838902"/>
      <w:r w:rsidRPr="0041397E">
        <w:rPr>
          <w:b/>
          <w:bCs/>
          <w:caps/>
        </w:rPr>
        <w:t>ARTHUR SILLES FERNANDES</w:t>
      </w:r>
    </w:p>
    <w:p w14:paraId="67F2C38D" w14:textId="3CAB88FE" w:rsidR="00D445EE" w:rsidRPr="0041397E" w:rsidRDefault="0041397E" w:rsidP="00D445EE">
      <w:pPr>
        <w:jc w:val="center"/>
        <w:rPr>
          <w:b/>
          <w:bCs/>
          <w:caps/>
        </w:rPr>
      </w:pPr>
      <w:r w:rsidRPr="0041397E">
        <w:rPr>
          <w:b/>
          <w:bCs/>
          <w:caps/>
        </w:rPr>
        <w:t>FABRICIO SUZART ANDRADE</w:t>
      </w:r>
    </w:p>
    <w:p w14:paraId="6744D5F5" w14:textId="47A18862" w:rsidR="00D445EE" w:rsidRPr="0041397E" w:rsidRDefault="0041397E" w:rsidP="00D445EE">
      <w:pPr>
        <w:jc w:val="center"/>
        <w:rPr>
          <w:b/>
          <w:bCs/>
          <w:caps/>
        </w:rPr>
      </w:pPr>
      <w:r w:rsidRPr="0041397E">
        <w:rPr>
          <w:b/>
          <w:bCs/>
          <w:caps/>
        </w:rPr>
        <w:t>JULIANA PALLIN DE AMORIM</w:t>
      </w:r>
    </w:p>
    <w:p w14:paraId="23DD7F27" w14:textId="003A9E8A" w:rsidR="00832222" w:rsidRPr="0041397E" w:rsidRDefault="0041397E" w:rsidP="00D445EE">
      <w:pPr>
        <w:jc w:val="center"/>
        <w:rPr>
          <w:b/>
          <w:bCs/>
          <w:caps/>
        </w:rPr>
      </w:pPr>
      <w:r w:rsidRPr="0041397E">
        <w:rPr>
          <w:b/>
          <w:bCs/>
          <w:caps/>
        </w:rPr>
        <w:t>MARIA FERNANDA DE ALMEIDA MANEIRA</w:t>
      </w:r>
    </w:p>
    <w:p w14:paraId="275A0620" w14:textId="77777777" w:rsidR="00832222" w:rsidRPr="0041397E" w:rsidRDefault="00832222" w:rsidP="00832222">
      <w:pPr>
        <w:jc w:val="center"/>
        <w:rPr>
          <w:b/>
          <w:bCs/>
          <w:caps/>
        </w:rPr>
      </w:pPr>
    </w:p>
    <w:p w14:paraId="62AFAA18" w14:textId="77777777" w:rsidR="00832222" w:rsidRPr="0041397E" w:rsidRDefault="00832222" w:rsidP="00832222">
      <w:pPr>
        <w:jc w:val="center"/>
        <w:rPr>
          <w:b/>
          <w:bCs/>
          <w:caps/>
        </w:rPr>
      </w:pPr>
    </w:p>
    <w:p w14:paraId="65CC08B8" w14:textId="77777777" w:rsidR="00832222" w:rsidRPr="0041397E" w:rsidRDefault="00832222" w:rsidP="00832222">
      <w:pPr>
        <w:jc w:val="center"/>
        <w:rPr>
          <w:b/>
          <w:bCs/>
          <w:caps/>
        </w:rPr>
      </w:pPr>
    </w:p>
    <w:p w14:paraId="2E46FDEF" w14:textId="77777777" w:rsidR="00832222" w:rsidRPr="0041397E" w:rsidRDefault="00832222" w:rsidP="00832222">
      <w:pPr>
        <w:jc w:val="center"/>
        <w:rPr>
          <w:b/>
          <w:bCs/>
          <w:caps/>
        </w:rPr>
      </w:pPr>
    </w:p>
    <w:p w14:paraId="2D522075" w14:textId="77777777" w:rsidR="00D445EE" w:rsidRPr="0041397E" w:rsidRDefault="00D445EE" w:rsidP="00832222">
      <w:pPr>
        <w:jc w:val="center"/>
        <w:rPr>
          <w:b/>
          <w:bCs/>
          <w:caps/>
        </w:rPr>
      </w:pPr>
    </w:p>
    <w:p w14:paraId="32CA1E25" w14:textId="4A6814E9" w:rsidR="00832222" w:rsidRPr="0041397E" w:rsidRDefault="007E2601" w:rsidP="00832222">
      <w:pPr>
        <w:jc w:val="center"/>
        <w:rPr>
          <w:b/>
          <w:bCs/>
          <w:caps/>
        </w:rPr>
      </w:pPr>
      <w:r w:rsidRPr="0041397E">
        <w:rPr>
          <w:b/>
          <w:bCs/>
        </w:rPr>
        <w:t xml:space="preserve">ASSISTENTE INTELIGENTE PARA </w:t>
      </w:r>
      <w:r>
        <w:rPr>
          <w:b/>
          <w:bCs/>
        </w:rPr>
        <w:t xml:space="preserve">GESTÃO DE RECURSOS E </w:t>
      </w:r>
      <w:r w:rsidR="001B4B09">
        <w:rPr>
          <w:b/>
          <w:bCs/>
        </w:rPr>
        <w:t xml:space="preserve">BASE DE </w:t>
      </w:r>
      <w:r>
        <w:rPr>
          <w:b/>
          <w:bCs/>
        </w:rPr>
        <w:t>CONHECIMENTO</w:t>
      </w:r>
      <w:r w:rsidR="00C410B9">
        <w:rPr>
          <w:b/>
          <w:bCs/>
        </w:rPr>
        <w:t xml:space="preserve"> </w:t>
      </w:r>
      <w:r w:rsidR="00471FCF">
        <w:rPr>
          <w:b/>
          <w:bCs/>
        </w:rPr>
        <w:t xml:space="preserve">EM AMBIENTES </w:t>
      </w:r>
      <w:r w:rsidRPr="0041397E">
        <w:rPr>
          <w:b/>
          <w:bCs/>
        </w:rPr>
        <w:t>ACADÊMIC</w:t>
      </w:r>
      <w:r>
        <w:rPr>
          <w:b/>
          <w:bCs/>
        </w:rPr>
        <w:t>O</w:t>
      </w:r>
      <w:r w:rsidRPr="0041397E">
        <w:rPr>
          <w:b/>
          <w:bCs/>
        </w:rPr>
        <w:t>S</w:t>
      </w:r>
    </w:p>
    <w:bookmarkEnd w:id="0"/>
    <w:p w14:paraId="7CC52B02" w14:textId="77777777" w:rsidR="00832222" w:rsidRPr="0041397E" w:rsidRDefault="00832222" w:rsidP="00832222">
      <w:pPr>
        <w:jc w:val="center"/>
        <w:rPr>
          <w:b/>
          <w:bCs/>
          <w:caps/>
        </w:rPr>
      </w:pPr>
    </w:p>
    <w:p w14:paraId="0303706C" w14:textId="77777777" w:rsidR="00832222" w:rsidRPr="0041397E" w:rsidRDefault="00832222" w:rsidP="00832222">
      <w:pPr>
        <w:jc w:val="center"/>
        <w:rPr>
          <w:b/>
          <w:bCs/>
          <w:caps/>
        </w:rPr>
      </w:pPr>
    </w:p>
    <w:p w14:paraId="345BCFE4" w14:textId="77777777" w:rsidR="00832222" w:rsidRPr="0041397E" w:rsidRDefault="00832222" w:rsidP="00832222">
      <w:pPr>
        <w:jc w:val="center"/>
        <w:rPr>
          <w:b/>
          <w:bCs/>
          <w:caps/>
        </w:rPr>
      </w:pPr>
    </w:p>
    <w:p w14:paraId="46B09B5A" w14:textId="77777777" w:rsidR="00832222" w:rsidRPr="0041397E" w:rsidRDefault="00832222" w:rsidP="00832222">
      <w:pPr>
        <w:jc w:val="center"/>
        <w:rPr>
          <w:b/>
          <w:bCs/>
          <w:caps/>
        </w:rPr>
      </w:pPr>
    </w:p>
    <w:p w14:paraId="629B20F1" w14:textId="77777777" w:rsidR="00832222" w:rsidRPr="0041397E" w:rsidRDefault="00832222" w:rsidP="00832222">
      <w:pPr>
        <w:jc w:val="center"/>
        <w:rPr>
          <w:b/>
          <w:bCs/>
          <w:caps/>
        </w:rPr>
      </w:pPr>
    </w:p>
    <w:p w14:paraId="16E40A62" w14:textId="77777777" w:rsidR="00832222" w:rsidRPr="0041397E" w:rsidRDefault="00832222" w:rsidP="00832222">
      <w:pPr>
        <w:jc w:val="center"/>
        <w:rPr>
          <w:b/>
          <w:bCs/>
          <w:caps/>
        </w:rPr>
      </w:pPr>
    </w:p>
    <w:p w14:paraId="0FFDF445" w14:textId="77777777" w:rsidR="00D445EE" w:rsidRPr="0041397E" w:rsidRDefault="00D445EE" w:rsidP="00832222">
      <w:pPr>
        <w:jc w:val="center"/>
        <w:rPr>
          <w:b/>
          <w:bCs/>
          <w:caps/>
        </w:rPr>
      </w:pPr>
    </w:p>
    <w:p w14:paraId="51EB81DD" w14:textId="77777777" w:rsidR="00832222" w:rsidRPr="0041397E" w:rsidRDefault="00832222" w:rsidP="00832222">
      <w:pPr>
        <w:jc w:val="center"/>
        <w:rPr>
          <w:b/>
          <w:bCs/>
          <w:caps/>
        </w:rPr>
      </w:pPr>
    </w:p>
    <w:p w14:paraId="3EB9A747" w14:textId="77777777" w:rsidR="00832222" w:rsidRPr="0041397E" w:rsidRDefault="00832222" w:rsidP="00832222">
      <w:pPr>
        <w:jc w:val="center"/>
        <w:rPr>
          <w:b/>
          <w:bCs/>
          <w:caps/>
        </w:rPr>
      </w:pPr>
    </w:p>
    <w:p w14:paraId="57872951" w14:textId="77777777" w:rsidR="00832222" w:rsidRPr="0041397E" w:rsidRDefault="00832222" w:rsidP="00832222">
      <w:pPr>
        <w:jc w:val="center"/>
        <w:rPr>
          <w:b/>
          <w:bCs/>
          <w:caps/>
        </w:rPr>
      </w:pPr>
    </w:p>
    <w:p w14:paraId="43D208B8" w14:textId="77777777" w:rsidR="00832222" w:rsidRPr="0041397E" w:rsidRDefault="00832222" w:rsidP="00832222">
      <w:pPr>
        <w:jc w:val="center"/>
        <w:rPr>
          <w:b/>
          <w:bCs/>
          <w:caps/>
        </w:rPr>
      </w:pPr>
    </w:p>
    <w:p w14:paraId="3EC0257E" w14:textId="77777777" w:rsidR="00832222" w:rsidRPr="0041397E" w:rsidRDefault="00832222" w:rsidP="00832222">
      <w:pPr>
        <w:jc w:val="center"/>
        <w:rPr>
          <w:b/>
          <w:bCs/>
          <w:caps/>
        </w:rPr>
      </w:pPr>
    </w:p>
    <w:p w14:paraId="638D77E2" w14:textId="77777777" w:rsidR="00832222" w:rsidRPr="0041397E" w:rsidRDefault="00832222" w:rsidP="00832222">
      <w:pPr>
        <w:jc w:val="center"/>
        <w:rPr>
          <w:b/>
          <w:bCs/>
          <w:caps/>
        </w:rPr>
      </w:pPr>
    </w:p>
    <w:p w14:paraId="4F774B41" w14:textId="77777777" w:rsidR="00832222" w:rsidRPr="0041397E" w:rsidRDefault="00832222" w:rsidP="00832222">
      <w:pPr>
        <w:jc w:val="center"/>
        <w:rPr>
          <w:b/>
          <w:bCs/>
          <w:caps/>
        </w:rPr>
      </w:pPr>
    </w:p>
    <w:p w14:paraId="3AFF1835" w14:textId="53578460" w:rsidR="00832222" w:rsidRPr="0041397E" w:rsidRDefault="0041397E" w:rsidP="00832222">
      <w:pPr>
        <w:jc w:val="center"/>
        <w:rPr>
          <w:b/>
          <w:bCs/>
          <w:caps/>
        </w:rPr>
      </w:pPr>
      <w:r w:rsidRPr="0041397E">
        <w:rPr>
          <w:b/>
          <w:bCs/>
          <w:caps/>
        </w:rPr>
        <w:t>SANTOS</w:t>
      </w:r>
      <w:r w:rsidR="002B195E">
        <w:rPr>
          <w:b/>
          <w:bCs/>
          <w:caps/>
        </w:rPr>
        <w:t xml:space="preserve"> SP</w:t>
      </w:r>
    </w:p>
    <w:p w14:paraId="15241404" w14:textId="098FB526" w:rsidR="00494138" w:rsidRDefault="0041397E" w:rsidP="00494138">
      <w:pPr>
        <w:jc w:val="center"/>
        <w:rPr>
          <w:b/>
          <w:bCs/>
          <w:caps/>
        </w:rPr>
      </w:pPr>
      <w:r w:rsidRPr="0041397E">
        <w:rPr>
          <w:b/>
          <w:bCs/>
          <w:caps/>
        </w:rPr>
        <w:t>2026</w:t>
      </w:r>
    </w:p>
    <w:p w14:paraId="145CF4B0" w14:textId="77777777" w:rsidR="00C6538E" w:rsidRPr="00C6538E" w:rsidRDefault="00C6538E" w:rsidP="00C6538E">
      <w:pPr>
        <w:jc w:val="center"/>
        <w:rPr>
          <w:b/>
          <w:bCs/>
          <w:caps/>
        </w:rPr>
      </w:pPr>
      <w:bookmarkStart w:id="1" w:name="_Hlk229840095"/>
      <w:r w:rsidRPr="00C6538E">
        <w:rPr>
          <w:b/>
          <w:bCs/>
          <w:caps/>
        </w:rPr>
        <w:lastRenderedPageBreak/>
        <w:t>ARTHUR SILLES FERNANDES</w:t>
      </w:r>
    </w:p>
    <w:p w14:paraId="4D23D2B0" w14:textId="77777777" w:rsidR="00C6538E" w:rsidRPr="00C6538E" w:rsidRDefault="00C6538E" w:rsidP="00C6538E">
      <w:pPr>
        <w:jc w:val="center"/>
        <w:rPr>
          <w:b/>
          <w:bCs/>
          <w:caps/>
        </w:rPr>
      </w:pPr>
      <w:r w:rsidRPr="00C6538E">
        <w:rPr>
          <w:b/>
          <w:bCs/>
          <w:caps/>
        </w:rPr>
        <w:t>FABRICIO SUZART ANDRADE</w:t>
      </w:r>
    </w:p>
    <w:p w14:paraId="7256801A" w14:textId="77777777" w:rsidR="00C6538E" w:rsidRPr="00C6538E" w:rsidRDefault="00C6538E" w:rsidP="00C6538E">
      <w:pPr>
        <w:jc w:val="center"/>
        <w:rPr>
          <w:b/>
          <w:bCs/>
          <w:caps/>
        </w:rPr>
      </w:pPr>
      <w:r w:rsidRPr="00C6538E">
        <w:rPr>
          <w:b/>
          <w:bCs/>
          <w:caps/>
        </w:rPr>
        <w:t>JULIANA PALLIN DE AMORIM</w:t>
      </w:r>
    </w:p>
    <w:p w14:paraId="7B7D614C" w14:textId="77777777" w:rsidR="00C6538E" w:rsidRPr="00C6538E" w:rsidRDefault="00C6538E" w:rsidP="00C6538E">
      <w:pPr>
        <w:jc w:val="center"/>
        <w:rPr>
          <w:b/>
          <w:bCs/>
          <w:caps/>
        </w:rPr>
      </w:pPr>
      <w:r w:rsidRPr="00C6538E">
        <w:rPr>
          <w:b/>
          <w:bCs/>
          <w:caps/>
        </w:rPr>
        <w:t>MARIA FERNANDA DE ALMEIDA MANEIRA</w:t>
      </w:r>
    </w:p>
    <w:p w14:paraId="140AAA8E" w14:textId="77777777" w:rsidR="00C6538E" w:rsidRPr="00C6538E" w:rsidRDefault="00C6538E" w:rsidP="00C6538E">
      <w:pPr>
        <w:jc w:val="center"/>
        <w:rPr>
          <w:b/>
          <w:bCs/>
          <w:caps/>
        </w:rPr>
      </w:pPr>
    </w:p>
    <w:p w14:paraId="783DCC7E" w14:textId="24B3E2A4" w:rsidR="00C6538E" w:rsidRDefault="00C6538E" w:rsidP="00C6538E">
      <w:pPr>
        <w:jc w:val="center"/>
        <w:rPr>
          <w:b/>
          <w:bCs/>
          <w:caps/>
        </w:rPr>
      </w:pPr>
    </w:p>
    <w:p w14:paraId="240A8206" w14:textId="422AEEDB" w:rsidR="00C6538E" w:rsidRDefault="00C6538E" w:rsidP="00C6538E">
      <w:pPr>
        <w:jc w:val="center"/>
        <w:rPr>
          <w:b/>
          <w:bCs/>
          <w:caps/>
        </w:rPr>
      </w:pPr>
    </w:p>
    <w:p w14:paraId="041A16C3" w14:textId="77E7EA16" w:rsidR="00C6538E" w:rsidRDefault="00C6538E" w:rsidP="00C6538E">
      <w:pPr>
        <w:jc w:val="center"/>
        <w:rPr>
          <w:b/>
          <w:bCs/>
          <w:caps/>
        </w:rPr>
      </w:pPr>
    </w:p>
    <w:p w14:paraId="170C577D" w14:textId="4F8515E0" w:rsidR="00C6538E" w:rsidRDefault="00C6538E" w:rsidP="00C6538E">
      <w:pPr>
        <w:jc w:val="center"/>
        <w:rPr>
          <w:b/>
          <w:bCs/>
          <w:caps/>
        </w:rPr>
      </w:pPr>
    </w:p>
    <w:p w14:paraId="3FA50672" w14:textId="667672EC" w:rsidR="00C6538E" w:rsidRDefault="00C6538E" w:rsidP="00C6538E">
      <w:pPr>
        <w:jc w:val="center"/>
        <w:rPr>
          <w:b/>
          <w:bCs/>
          <w:caps/>
        </w:rPr>
      </w:pPr>
    </w:p>
    <w:p w14:paraId="6923BCEC" w14:textId="1B1386DF" w:rsidR="00C6538E" w:rsidRDefault="00C6538E" w:rsidP="00C6538E">
      <w:pPr>
        <w:jc w:val="center"/>
        <w:rPr>
          <w:b/>
          <w:bCs/>
          <w:caps/>
        </w:rPr>
      </w:pPr>
    </w:p>
    <w:p w14:paraId="5729EA62" w14:textId="77777777" w:rsidR="00C6538E" w:rsidRDefault="00C6538E" w:rsidP="00C6538E">
      <w:pPr>
        <w:jc w:val="center"/>
        <w:rPr>
          <w:b/>
          <w:bCs/>
          <w:caps/>
        </w:rPr>
      </w:pPr>
    </w:p>
    <w:p w14:paraId="75DB05D7" w14:textId="73FD56FC" w:rsidR="00C6538E" w:rsidRDefault="00C6538E" w:rsidP="00C6538E">
      <w:pPr>
        <w:jc w:val="center"/>
        <w:rPr>
          <w:b/>
          <w:bCs/>
          <w:caps/>
        </w:rPr>
      </w:pPr>
    </w:p>
    <w:p w14:paraId="58FEF9E1" w14:textId="77777777" w:rsidR="00124AC9" w:rsidRPr="00C6538E" w:rsidRDefault="00124AC9" w:rsidP="00C6538E">
      <w:pPr>
        <w:jc w:val="center"/>
        <w:rPr>
          <w:b/>
          <w:bCs/>
          <w:caps/>
        </w:rPr>
      </w:pPr>
    </w:p>
    <w:p w14:paraId="6E7C03E9" w14:textId="77777777" w:rsidR="00C6538E" w:rsidRPr="00C6538E" w:rsidRDefault="00C6538E" w:rsidP="00C6538E">
      <w:pPr>
        <w:jc w:val="center"/>
        <w:rPr>
          <w:b/>
          <w:bCs/>
          <w:caps/>
        </w:rPr>
      </w:pPr>
    </w:p>
    <w:p w14:paraId="26AEF6C2" w14:textId="77777777" w:rsidR="00C6538E" w:rsidRPr="00C6538E" w:rsidRDefault="00C6538E" w:rsidP="00C6538E">
      <w:pPr>
        <w:jc w:val="center"/>
        <w:rPr>
          <w:b/>
          <w:bCs/>
          <w:caps/>
        </w:rPr>
      </w:pPr>
    </w:p>
    <w:p w14:paraId="6D5FF926" w14:textId="4A31B029" w:rsidR="00C6538E" w:rsidRPr="00C6538E" w:rsidRDefault="00C6538E" w:rsidP="00C6538E">
      <w:pPr>
        <w:jc w:val="center"/>
        <w:rPr>
          <w:b/>
          <w:bCs/>
          <w:caps/>
        </w:rPr>
      </w:pPr>
      <w:r w:rsidRPr="00C6538E">
        <w:rPr>
          <w:b/>
          <w:bCs/>
          <w:caps/>
        </w:rPr>
        <w:t xml:space="preserve">ASSISTENTE INTELIGENTE PARA GESTÃO DE RECURSOS E </w:t>
      </w:r>
      <w:r w:rsidR="00531B85">
        <w:rPr>
          <w:b/>
          <w:bCs/>
          <w:caps/>
        </w:rPr>
        <w:t xml:space="preserve">BASE DE </w:t>
      </w:r>
      <w:r w:rsidRPr="00C6538E">
        <w:rPr>
          <w:b/>
          <w:bCs/>
          <w:caps/>
        </w:rPr>
        <w:t>CONHECIMENTO EM AMBIENTES ACADÊMICOS</w:t>
      </w:r>
    </w:p>
    <w:bookmarkEnd w:id="1"/>
    <w:p w14:paraId="0BD08926" w14:textId="5A2A1DD7" w:rsidR="00C6538E" w:rsidRPr="00C6538E" w:rsidRDefault="00C6538E" w:rsidP="00C6538E">
      <w:pPr>
        <w:jc w:val="center"/>
        <w:rPr>
          <w:b/>
          <w:bCs/>
          <w:caps/>
        </w:rPr>
      </w:pPr>
    </w:p>
    <w:p w14:paraId="1CC7B34C" w14:textId="48D9471C" w:rsidR="00C6538E" w:rsidRDefault="00C6538E" w:rsidP="00C6538E">
      <w:pPr>
        <w:jc w:val="center"/>
        <w:rPr>
          <w:b/>
          <w:bCs/>
          <w:caps/>
        </w:rPr>
      </w:pPr>
    </w:p>
    <w:p w14:paraId="5289D151" w14:textId="2C4BCA52" w:rsidR="00124AC9" w:rsidRDefault="00124AC9" w:rsidP="00C6538E">
      <w:pPr>
        <w:jc w:val="center"/>
        <w:rPr>
          <w:b/>
          <w:bCs/>
          <w:caps/>
        </w:rPr>
      </w:pPr>
    </w:p>
    <w:p w14:paraId="729D845A" w14:textId="77777777" w:rsidR="00AD5684" w:rsidRPr="00C6538E" w:rsidRDefault="00AD5684" w:rsidP="00C6538E">
      <w:pPr>
        <w:jc w:val="center"/>
        <w:rPr>
          <w:b/>
          <w:bCs/>
          <w:caps/>
        </w:rPr>
      </w:pPr>
    </w:p>
    <w:p w14:paraId="1FE44D59" w14:textId="1478243B" w:rsidR="00C6538E" w:rsidRPr="00C6538E" w:rsidRDefault="00C6538E" w:rsidP="00C6538E">
      <w:pPr>
        <w:jc w:val="center"/>
        <w:rPr>
          <w:b/>
          <w:bCs/>
          <w:caps/>
        </w:rPr>
      </w:pPr>
    </w:p>
    <w:p w14:paraId="1CF8D121" w14:textId="48C52227" w:rsidR="00C6538E" w:rsidRPr="00B40D44" w:rsidRDefault="00C6538E" w:rsidP="00AD5684">
      <w:pPr>
        <w:spacing w:line="240" w:lineRule="auto"/>
        <w:ind w:left="3969"/>
      </w:pPr>
      <w:r w:rsidRPr="00B40D44">
        <w:t>Trabalho de Conclusão de Curso apresentado como exigência parcial para obtenção do título de</w:t>
      </w:r>
      <w:r w:rsidR="00124AC9" w:rsidRPr="00B40D44">
        <w:t xml:space="preserve"> Bacharel em Engenharia de Computação</w:t>
      </w:r>
      <w:r w:rsidRPr="00B40D44">
        <w:t xml:space="preserve"> à Universidade Santa Cecília, sob orientação do Professor </w:t>
      </w:r>
      <w:r w:rsidR="00124AC9" w:rsidRPr="00B40D44">
        <w:t>Sergio Schina de Andrade</w:t>
      </w:r>
      <w:r w:rsidRPr="00B40D44">
        <w:t xml:space="preserve"> e coorientação do Professor </w:t>
      </w:r>
      <w:r w:rsidR="00124AC9" w:rsidRPr="00B40D44">
        <w:t>Luis Fernando Pompeo Ferrara.</w:t>
      </w:r>
    </w:p>
    <w:p w14:paraId="6F1EF75E" w14:textId="1204B8C7" w:rsidR="00C6538E" w:rsidRPr="00C6538E" w:rsidRDefault="00C6538E" w:rsidP="00C6538E">
      <w:pPr>
        <w:jc w:val="center"/>
        <w:rPr>
          <w:b/>
          <w:bCs/>
          <w:caps/>
        </w:rPr>
      </w:pPr>
    </w:p>
    <w:p w14:paraId="6D8149BD" w14:textId="7BC08820" w:rsidR="00C6538E" w:rsidRDefault="00C6538E" w:rsidP="00C6538E">
      <w:pPr>
        <w:jc w:val="center"/>
        <w:rPr>
          <w:b/>
          <w:bCs/>
          <w:caps/>
        </w:rPr>
      </w:pPr>
    </w:p>
    <w:p w14:paraId="400632D7" w14:textId="4C3F649E" w:rsidR="00124AC9" w:rsidRDefault="00124AC9" w:rsidP="00C6538E">
      <w:pPr>
        <w:jc w:val="center"/>
        <w:rPr>
          <w:b/>
          <w:bCs/>
          <w:caps/>
        </w:rPr>
      </w:pPr>
    </w:p>
    <w:p w14:paraId="3703EA99" w14:textId="77777777" w:rsidR="00AD5684" w:rsidRPr="00C6538E" w:rsidRDefault="00AD5684" w:rsidP="00C6538E">
      <w:pPr>
        <w:jc w:val="center"/>
        <w:rPr>
          <w:b/>
          <w:bCs/>
          <w:caps/>
        </w:rPr>
      </w:pPr>
    </w:p>
    <w:p w14:paraId="71E557C3" w14:textId="77777777" w:rsidR="00C6538E" w:rsidRPr="00C6538E" w:rsidRDefault="00C6538E" w:rsidP="00C6538E">
      <w:pPr>
        <w:jc w:val="center"/>
        <w:rPr>
          <w:b/>
          <w:bCs/>
          <w:caps/>
        </w:rPr>
      </w:pPr>
      <w:r w:rsidRPr="00C6538E">
        <w:rPr>
          <w:b/>
          <w:bCs/>
          <w:caps/>
        </w:rPr>
        <w:t>SANTOS SP</w:t>
      </w:r>
    </w:p>
    <w:p w14:paraId="38BC301E" w14:textId="0664C489" w:rsidR="00C6538E" w:rsidRPr="00C6538E" w:rsidRDefault="00C6538E" w:rsidP="00C6538E">
      <w:pPr>
        <w:jc w:val="center"/>
        <w:rPr>
          <w:b/>
          <w:bCs/>
          <w:caps/>
        </w:rPr>
      </w:pPr>
      <w:r w:rsidRPr="00C6538E">
        <w:rPr>
          <w:b/>
          <w:bCs/>
          <w:caps/>
        </w:rPr>
        <w:t>2026</w:t>
      </w:r>
    </w:p>
    <w:p w14:paraId="7423E86C" w14:textId="77777777" w:rsidR="00306644" w:rsidRPr="00AD5684" w:rsidRDefault="00306644" w:rsidP="00456DB2">
      <w:pPr>
        <w:jc w:val="center"/>
        <w:rPr>
          <w:caps/>
        </w:rPr>
      </w:pPr>
      <w:r w:rsidRPr="00AD5684">
        <w:rPr>
          <w:caps/>
        </w:rPr>
        <w:lastRenderedPageBreak/>
        <w:t>ARTHUR SILLES FERNANDES</w:t>
      </w:r>
    </w:p>
    <w:p w14:paraId="20987B1C" w14:textId="77777777" w:rsidR="00306644" w:rsidRPr="00AD5684" w:rsidRDefault="00306644" w:rsidP="00456DB2">
      <w:pPr>
        <w:jc w:val="center"/>
        <w:rPr>
          <w:caps/>
        </w:rPr>
      </w:pPr>
      <w:r w:rsidRPr="00AD5684">
        <w:rPr>
          <w:caps/>
        </w:rPr>
        <w:t>FABRICIO SUZART ANDRADE</w:t>
      </w:r>
    </w:p>
    <w:p w14:paraId="14B7AF06" w14:textId="77777777" w:rsidR="00306644" w:rsidRPr="00AD5684" w:rsidRDefault="00306644" w:rsidP="00456DB2">
      <w:pPr>
        <w:jc w:val="center"/>
        <w:rPr>
          <w:caps/>
        </w:rPr>
      </w:pPr>
      <w:r w:rsidRPr="00AD5684">
        <w:rPr>
          <w:caps/>
        </w:rPr>
        <w:t>JULIANA PALLIN DE AMORIM</w:t>
      </w:r>
    </w:p>
    <w:p w14:paraId="65C24874" w14:textId="77777777" w:rsidR="00306644" w:rsidRPr="00AD5684" w:rsidRDefault="00306644" w:rsidP="00456DB2">
      <w:pPr>
        <w:jc w:val="center"/>
        <w:rPr>
          <w:caps/>
        </w:rPr>
      </w:pPr>
      <w:r w:rsidRPr="00AD5684">
        <w:rPr>
          <w:caps/>
        </w:rPr>
        <w:t>MARIA FERNANDA DE ALMEIDA MANEIRA</w:t>
      </w:r>
    </w:p>
    <w:p w14:paraId="69626AB9" w14:textId="77777777" w:rsidR="00306644" w:rsidRPr="00456DB2" w:rsidRDefault="00306644" w:rsidP="00456DB2">
      <w:pPr>
        <w:jc w:val="center"/>
        <w:rPr>
          <w:b/>
          <w:bCs/>
          <w:caps/>
        </w:rPr>
      </w:pPr>
    </w:p>
    <w:p w14:paraId="7FA51A36" w14:textId="77777777" w:rsidR="00306644" w:rsidRPr="00456DB2" w:rsidRDefault="00306644" w:rsidP="00456DB2">
      <w:pPr>
        <w:jc w:val="center"/>
        <w:rPr>
          <w:b/>
          <w:bCs/>
          <w:caps/>
        </w:rPr>
      </w:pPr>
    </w:p>
    <w:p w14:paraId="7BEB961B" w14:textId="77777777" w:rsidR="00306644" w:rsidRPr="00456DB2" w:rsidRDefault="00306644" w:rsidP="00456DB2">
      <w:pPr>
        <w:jc w:val="center"/>
        <w:rPr>
          <w:b/>
          <w:bCs/>
          <w:caps/>
        </w:rPr>
      </w:pPr>
    </w:p>
    <w:p w14:paraId="17EA79D4" w14:textId="4078CB01" w:rsidR="00306644" w:rsidRPr="00456DB2" w:rsidRDefault="00456DB2" w:rsidP="00456DB2">
      <w:pPr>
        <w:jc w:val="center"/>
        <w:rPr>
          <w:b/>
          <w:bCs/>
          <w:caps/>
        </w:rPr>
      </w:pPr>
      <w:r w:rsidRPr="00456DB2">
        <w:rPr>
          <w:b/>
          <w:bCs/>
          <w:caps/>
        </w:rPr>
        <w:t>ASSISTENTE INTELIGENTE PARA GESTÃO DE RECURSOS E</w:t>
      </w:r>
      <w:r w:rsidR="00531B85">
        <w:rPr>
          <w:b/>
          <w:bCs/>
          <w:caps/>
        </w:rPr>
        <w:t xml:space="preserve"> BASE DE</w:t>
      </w:r>
      <w:r w:rsidRPr="00456DB2">
        <w:rPr>
          <w:b/>
          <w:bCs/>
          <w:caps/>
        </w:rPr>
        <w:t xml:space="preserve"> CONHECIMENTO EM AMBIENTES ACADÊMICOS</w:t>
      </w:r>
    </w:p>
    <w:p w14:paraId="40B5A7B8" w14:textId="77777777" w:rsidR="00306644" w:rsidRPr="00456DB2" w:rsidRDefault="00306644" w:rsidP="00456DB2">
      <w:pPr>
        <w:jc w:val="center"/>
        <w:rPr>
          <w:b/>
          <w:bCs/>
          <w:caps/>
        </w:rPr>
      </w:pPr>
    </w:p>
    <w:p w14:paraId="13F003C1" w14:textId="77777777" w:rsidR="00306644" w:rsidRPr="00456DB2" w:rsidRDefault="00306644" w:rsidP="00456DB2">
      <w:pPr>
        <w:jc w:val="center"/>
        <w:rPr>
          <w:b/>
          <w:bCs/>
          <w:caps/>
        </w:rPr>
      </w:pPr>
    </w:p>
    <w:p w14:paraId="79CCC8A5" w14:textId="77777777" w:rsidR="00306644" w:rsidRPr="00456DB2" w:rsidRDefault="00306644" w:rsidP="00456DB2">
      <w:pPr>
        <w:jc w:val="center"/>
        <w:rPr>
          <w:b/>
          <w:bCs/>
          <w:caps/>
        </w:rPr>
      </w:pPr>
    </w:p>
    <w:p w14:paraId="403A515C" w14:textId="77777777" w:rsidR="00306644" w:rsidRPr="00456DB2" w:rsidRDefault="00306644" w:rsidP="00456DB2">
      <w:pPr>
        <w:jc w:val="center"/>
        <w:rPr>
          <w:b/>
          <w:bCs/>
          <w:caps/>
        </w:rPr>
      </w:pPr>
    </w:p>
    <w:p w14:paraId="18501429" w14:textId="77777777" w:rsidR="00306644" w:rsidRPr="00456DB2" w:rsidRDefault="00306644" w:rsidP="00456DB2">
      <w:pPr>
        <w:jc w:val="center"/>
        <w:rPr>
          <w:b/>
          <w:bCs/>
          <w:caps/>
        </w:rPr>
      </w:pPr>
    </w:p>
    <w:p w14:paraId="53222549" w14:textId="77777777" w:rsidR="00306644" w:rsidRPr="00456DB2" w:rsidRDefault="00306644" w:rsidP="00456DB2">
      <w:pPr>
        <w:jc w:val="center"/>
        <w:rPr>
          <w:b/>
          <w:bCs/>
          <w:caps/>
        </w:rPr>
      </w:pPr>
    </w:p>
    <w:p w14:paraId="5FFD4ACB" w14:textId="6EAA588A" w:rsidR="00306644" w:rsidRPr="00456DB2" w:rsidRDefault="00306644" w:rsidP="00456DB2">
      <w:pPr>
        <w:jc w:val="center"/>
        <w:rPr>
          <w:b/>
          <w:bCs/>
          <w:caps/>
        </w:rPr>
      </w:pPr>
    </w:p>
    <w:p w14:paraId="74618FF3" w14:textId="61BB6A23" w:rsidR="00456DB2" w:rsidRDefault="00456DB2" w:rsidP="00AD5684">
      <w:pPr>
        <w:spacing w:line="240" w:lineRule="auto"/>
      </w:pPr>
      <w:r w:rsidRPr="00456DB2">
        <w:t>Trabalho de Conclusão de Curso apresentado como exigência parcial para obtenção do</w:t>
      </w:r>
      <w:r>
        <w:t xml:space="preserve"> </w:t>
      </w:r>
      <w:r w:rsidRPr="00456DB2">
        <w:t>título de</w:t>
      </w:r>
      <w:r>
        <w:t xml:space="preserve"> </w:t>
      </w:r>
      <w:r w:rsidRPr="00456DB2">
        <w:t>Bacharel em Engenharia de Computação à Universidade Santa</w:t>
      </w:r>
      <w:r>
        <w:t xml:space="preserve"> </w:t>
      </w:r>
      <w:r w:rsidRPr="00456DB2">
        <w:t>Cecília.</w:t>
      </w:r>
    </w:p>
    <w:p w14:paraId="6DE3AD82" w14:textId="77777777" w:rsidR="00456DB2" w:rsidRPr="00456DB2" w:rsidRDefault="00456DB2" w:rsidP="00AD5684">
      <w:pPr>
        <w:spacing w:line="240" w:lineRule="auto"/>
      </w:pPr>
    </w:p>
    <w:p w14:paraId="5DDC5323" w14:textId="3DDC2F7E" w:rsidR="00456DB2" w:rsidRDefault="00456DB2" w:rsidP="00AD5684">
      <w:pPr>
        <w:spacing w:line="240" w:lineRule="auto"/>
      </w:pPr>
      <w:r w:rsidRPr="00456DB2">
        <w:t>Data da aprovação: _</w:t>
      </w:r>
      <w:r>
        <w:t>_</w:t>
      </w:r>
      <w:r w:rsidRPr="00456DB2">
        <w:t>__/____/____</w:t>
      </w:r>
    </w:p>
    <w:p w14:paraId="382C62C8" w14:textId="77777777" w:rsidR="00456DB2" w:rsidRPr="00456DB2" w:rsidRDefault="00456DB2" w:rsidP="00AD5684">
      <w:pPr>
        <w:spacing w:line="240" w:lineRule="auto"/>
      </w:pPr>
    </w:p>
    <w:p w14:paraId="686E5B46" w14:textId="19D6538C" w:rsidR="00456DB2" w:rsidRDefault="00456DB2" w:rsidP="00AD5684">
      <w:pPr>
        <w:spacing w:line="240" w:lineRule="auto"/>
      </w:pPr>
      <w:r w:rsidRPr="00456DB2">
        <w:t>Banca Examinadora</w:t>
      </w:r>
    </w:p>
    <w:p w14:paraId="4E4FE0E0" w14:textId="399BD15A" w:rsidR="00456DB2" w:rsidRDefault="00456DB2" w:rsidP="00AD5684">
      <w:pPr>
        <w:spacing w:line="240" w:lineRule="auto"/>
      </w:pPr>
    </w:p>
    <w:p w14:paraId="29BB2950" w14:textId="77777777" w:rsidR="00456DB2" w:rsidRPr="00456DB2" w:rsidRDefault="00456DB2" w:rsidP="00AD5684">
      <w:pPr>
        <w:spacing w:line="240" w:lineRule="auto"/>
      </w:pPr>
    </w:p>
    <w:p w14:paraId="6CB08C68" w14:textId="77777777" w:rsidR="00456DB2" w:rsidRPr="00456DB2" w:rsidRDefault="00456DB2" w:rsidP="00AD5684">
      <w:pPr>
        <w:spacing w:line="240" w:lineRule="auto"/>
      </w:pPr>
      <w:r w:rsidRPr="00456DB2">
        <w:t>_________________________________________________________</w:t>
      </w:r>
    </w:p>
    <w:p w14:paraId="4C0754E9" w14:textId="77777777" w:rsidR="00456DB2" w:rsidRPr="00456DB2" w:rsidRDefault="00456DB2" w:rsidP="00AD5684">
      <w:pPr>
        <w:spacing w:line="240" w:lineRule="auto"/>
      </w:pPr>
      <w:r w:rsidRPr="00456DB2">
        <w:t>Prof.(a) Ms./Dr.(a)</w:t>
      </w:r>
    </w:p>
    <w:p w14:paraId="50515479" w14:textId="6972C1FF" w:rsidR="00456DB2" w:rsidRDefault="00456DB2" w:rsidP="00AD5684">
      <w:pPr>
        <w:spacing w:line="240" w:lineRule="auto"/>
      </w:pPr>
      <w:r w:rsidRPr="00456DB2">
        <w:t>Orientador(a)</w:t>
      </w:r>
    </w:p>
    <w:p w14:paraId="72893E8E" w14:textId="12DF149A" w:rsidR="00456DB2" w:rsidRDefault="00456DB2" w:rsidP="00AD5684">
      <w:pPr>
        <w:spacing w:line="240" w:lineRule="auto"/>
      </w:pPr>
    </w:p>
    <w:p w14:paraId="13262666" w14:textId="77777777" w:rsidR="00456DB2" w:rsidRPr="00456DB2" w:rsidRDefault="00456DB2" w:rsidP="00AD5684">
      <w:pPr>
        <w:spacing w:line="240" w:lineRule="auto"/>
      </w:pPr>
    </w:p>
    <w:p w14:paraId="5B227A06" w14:textId="77777777" w:rsidR="00456DB2" w:rsidRPr="00456DB2" w:rsidRDefault="00456DB2" w:rsidP="00AD5684">
      <w:pPr>
        <w:spacing w:line="240" w:lineRule="auto"/>
      </w:pPr>
      <w:r w:rsidRPr="00456DB2">
        <w:t>_________________________________________________________</w:t>
      </w:r>
    </w:p>
    <w:p w14:paraId="54B030BD" w14:textId="1631D582" w:rsidR="00456DB2" w:rsidRDefault="00456DB2" w:rsidP="00AD5684">
      <w:pPr>
        <w:spacing w:line="240" w:lineRule="auto"/>
      </w:pPr>
      <w:r w:rsidRPr="00456DB2">
        <w:t>Prof.(a) Ms./Dr.(a)</w:t>
      </w:r>
    </w:p>
    <w:p w14:paraId="10D8A2E3" w14:textId="3728474D" w:rsidR="00456DB2" w:rsidRDefault="00456DB2" w:rsidP="00AD5684">
      <w:pPr>
        <w:spacing w:line="240" w:lineRule="auto"/>
      </w:pPr>
    </w:p>
    <w:p w14:paraId="1F441B7C" w14:textId="77777777" w:rsidR="00456DB2" w:rsidRPr="00456DB2" w:rsidRDefault="00456DB2" w:rsidP="00AD5684">
      <w:pPr>
        <w:spacing w:line="240" w:lineRule="auto"/>
      </w:pPr>
    </w:p>
    <w:p w14:paraId="1813969A" w14:textId="064AA678" w:rsidR="00456DB2" w:rsidRPr="00456DB2" w:rsidRDefault="00456DB2" w:rsidP="00AD5684">
      <w:pPr>
        <w:spacing w:line="240" w:lineRule="auto"/>
      </w:pPr>
      <w:r w:rsidRPr="00456DB2">
        <w:t>_________________________________________________________</w:t>
      </w:r>
    </w:p>
    <w:p w14:paraId="51A2E990" w14:textId="77777777" w:rsidR="00AD5684" w:rsidRDefault="00AD5684">
      <w:pPr>
        <w:spacing w:after="160" w:line="278" w:lineRule="auto"/>
        <w:jc w:val="left"/>
      </w:pPr>
      <w:r>
        <w:br w:type="page"/>
      </w:r>
    </w:p>
    <w:p w14:paraId="39067C16" w14:textId="6C3FB56B" w:rsidR="003A59D4" w:rsidRPr="00EF4611" w:rsidRDefault="003A59D4" w:rsidP="00EF4611">
      <w:pPr>
        <w:jc w:val="center"/>
        <w:rPr>
          <w:b/>
          <w:bCs/>
        </w:rPr>
      </w:pPr>
      <w:r w:rsidRPr="00EF4611">
        <w:rPr>
          <w:b/>
          <w:bCs/>
        </w:rPr>
        <w:lastRenderedPageBreak/>
        <w:t>RESUMO</w:t>
      </w:r>
    </w:p>
    <w:p w14:paraId="631FBD55" w14:textId="3AB1059D" w:rsidR="003A59D4" w:rsidRDefault="003A59D4" w:rsidP="003A59D4"/>
    <w:p w14:paraId="34311FF8" w14:textId="37255ACF" w:rsidR="000A51A0" w:rsidRDefault="000A51A0" w:rsidP="00212DF8">
      <w:pPr>
        <w:spacing w:line="240" w:lineRule="auto"/>
      </w:pPr>
      <w:r w:rsidRPr="000A51A0">
        <w:t>Este trabalho apresenta o desenvolvimento de um assistente inteligente open source destinado à gestão de agendamentos de recursos e ao acesso a</w:t>
      </w:r>
      <w:r w:rsidR="00B363E0">
        <w:t>o</w:t>
      </w:r>
      <w:r w:rsidRPr="000A51A0">
        <w:t xml:space="preserve"> conhecimento </w:t>
      </w:r>
      <w:r w:rsidR="00B363E0">
        <w:t>institucional</w:t>
      </w:r>
      <w:r w:rsidRPr="000A51A0">
        <w:t xml:space="preserve"> em ambientes acadêmicos. </w:t>
      </w:r>
      <w:commentRangeStart w:id="2"/>
      <w:r w:rsidRPr="000A51A0">
        <w:t xml:space="preserve">O sistema foi projetado para execução integralmente local, dispensando conexão com a internet e dependência de serviços em nuvem, </w:t>
      </w:r>
      <w:commentRangeStart w:id="3"/>
      <w:r w:rsidRPr="000A51A0">
        <w:t>o que garante</w:t>
      </w:r>
      <w:r w:rsidR="00602782">
        <w:t xml:space="preserve"> a</w:t>
      </w:r>
      <w:r w:rsidRPr="000A51A0">
        <w:t xml:space="preserve"> privacidade dos dados </w:t>
      </w:r>
      <w:r w:rsidR="00602782">
        <w:t>da organização</w:t>
      </w:r>
      <w:r w:rsidRPr="000A51A0">
        <w:t xml:space="preserve"> </w:t>
      </w:r>
      <w:commentRangeEnd w:id="3"/>
      <w:r w:rsidR="00503AE4" w:rsidRPr="000A51A0">
        <w:rPr>
          <w:rStyle w:val="Refdecomentrio"/>
          <w:sz w:val="24"/>
          <w:szCs w:val="24"/>
        </w:rPr>
        <w:commentReference w:id="3"/>
      </w:r>
      <w:r w:rsidRPr="000A51A0">
        <w:t xml:space="preserve">e </w:t>
      </w:r>
      <w:commentRangeStart w:id="4"/>
      <w:r w:rsidR="00602782">
        <w:t xml:space="preserve">pode </w:t>
      </w:r>
      <w:r w:rsidRPr="000A51A0">
        <w:t>reduz</w:t>
      </w:r>
      <w:r w:rsidR="00602782">
        <w:t>ir</w:t>
      </w:r>
      <w:r w:rsidRPr="000A51A0">
        <w:t xml:space="preserve"> </w:t>
      </w:r>
      <w:r w:rsidR="00602782">
        <w:t>complexidade</w:t>
      </w:r>
      <w:r w:rsidRPr="000A51A0">
        <w:t xml:space="preserve"> operacion</w:t>
      </w:r>
      <w:r w:rsidR="00602782">
        <w:t>al</w:t>
      </w:r>
      <w:commentRangeEnd w:id="4"/>
      <w:r w:rsidR="00880B50" w:rsidRPr="000A51A0">
        <w:rPr>
          <w:rStyle w:val="Refdecomentrio"/>
          <w:sz w:val="24"/>
          <w:szCs w:val="24"/>
        </w:rPr>
        <w:commentReference w:id="4"/>
      </w:r>
      <w:commentRangeEnd w:id="2"/>
      <w:r w:rsidR="0065449A" w:rsidRPr="000A51A0">
        <w:rPr>
          <w:rStyle w:val="Refdecomentrio"/>
          <w:sz w:val="24"/>
          <w:szCs w:val="24"/>
        </w:rPr>
        <w:commentReference w:id="2"/>
      </w:r>
      <w:r w:rsidRPr="000A51A0">
        <w:t xml:space="preserve">. A arquitetura integra um </w:t>
      </w:r>
      <w:r w:rsidR="00F869D5" w:rsidRPr="00F869D5">
        <w:rPr>
          <w:i/>
          <w:iCs/>
        </w:rPr>
        <w:t>Large Language Model</w:t>
      </w:r>
      <w:r w:rsidRPr="000A51A0">
        <w:t xml:space="preserve">, o Llama 3.2 na variante de 3 bilhões de parâmetros, executado por meio do Ollama, com a técnica de </w:t>
      </w:r>
      <w:r w:rsidRPr="00F869D5">
        <w:rPr>
          <w:i/>
          <w:iCs/>
        </w:rPr>
        <w:t>Retrieval-Augmented Generation</w:t>
      </w:r>
      <w:r w:rsidRPr="000A51A0">
        <w:t xml:space="preserve"> para especialização do assistente no acervo documental da instituição. Os documentos são convertidos para o formato Markdown pela ferramenta Docling, segmentados em fragmentos de 2.000 caracteres e representados vetorialmente pelo modelo all-MiniLM-L6-v2, com busca por similaridade de cosseno em tempo de inferência. A persistência dos agendamentos é gerenciada pelo </w:t>
      </w:r>
      <w:r w:rsidR="00F869D5">
        <w:t xml:space="preserve">banco de dados </w:t>
      </w:r>
      <w:r w:rsidRPr="000A51A0">
        <w:t xml:space="preserve">SQLite, integrado ao modelo de linguagem por meio de uma </w:t>
      </w:r>
      <w:commentRangeStart w:id="5"/>
      <w:r w:rsidRPr="000A51A0">
        <w:t xml:space="preserve">implementação própria do </w:t>
      </w:r>
      <w:r w:rsidRPr="00F869D5">
        <w:rPr>
          <w:i/>
          <w:iCs/>
        </w:rPr>
        <w:t>Model Context Protocol</w:t>
      </w:r>
      <w:commentRangeEnd w:id="5"/>
      <w:r w:rsidR="00602DC4" w:rsidRPr="000A51A0">
        <w:rPr>
          <w:rStyle w:val="Refdecomentrio"/>
          <w:sz w:val="24"/>
          <w:szCs w:val="24"/>
        </w:rPr>
        <w:commentReference w:id="5"/>
      </w:r>
      <w:r w:rsidRPr="000A51A0">
        <w:t>, que viabiliza a consulta, inclusão e cancelamento de reservas diretamente no fluxo conversacional. A interação por voz é suportada pelo modelo Whisper na variante base para reconhecimento de fala e pela Web Speech API para síntese</w:t>
      </w:r>
      <w:r w:rsidR="00F75B81">
        <w:t xml:space="preserve"> de fala</w:t>
      </w:r>
      <w:r w:rsidRPr="000A51A0">
        <w:t xml:space="preserve">, ampliando o alcance do sistema para usuários com diferentes necessidades de acessibilidade. O estudo de caso, conduzido em contexto similar ao </w:t>
      </w:r>
      <w:r w:rsidR="00405AE4">
        <w:t>Fab Lab</w:t>
      </w:r>
      <w:r w:rsidRPr="000A51A0">
        <w:t xml:space="preserve">, laboratório de fabricação avançada da </w:t>
      </w:r>
      <w:r w:rsidR="00405AE4">
        <w:t>universidade</w:t>
      </w:r>
      <w:r w:rsidRPr="000A51A0">
        <w:t>, validou o sistema com seis usuários, demonstrando sua capacidade de conduzir agendamentos de forma conversacional e responder a consultas institucionais com baixa incidência de alucinações. Os resultados indicam que a solução atende aos objetivos propostos nos limites das condições avaliadas, com potencial de expansão para ambientes de maior escala mediante substituição do modelo de linguagem por variantes de maior capacidade.</w:t>
      </w:r>
    </w:p>
    <w:p w14:paraId="535CDFAD" w14:textId="2CFDD2E8" w:rsidR="000A51A0" w:rsidRDefault="000A51A0" w:rsidP="000A51A0"/>
    <w:p w14:paraId="2090C6B4" w14:textId="30F6031C" w:rsidR="000A51A0" w:rsidRPr="003A59D4" w:rsidRDefault="000A51A0" w:rsidP="000A51A0">
      <w:pPr>
        <w:spacing w:line="240" w:lineRule="auto"/>
        <w:jc w:val="left"/>
      </w:pPr>
      <w:r w:rsidRPr="000A51A0">
        <w:rPr>
          <w:b/>
          <w:bCs/>
        </w:rPr>
        <w:t>Palavras-chave:</w:t>
      </w:r>
      <w:r w:rsidRPr="000A51A0">
        <w:t xml:space="preserve"> Inteligência Artificial; Assistente Conversacional; </w:t>
      </w:r>
      <w:r w:rsidRPr="00F75B81">
        <w:rPr>
          <w:i/>
          <w:iCs/>
        </w:rPr>
        <w:t>Retrieval-Augmented Generation</w:t>
      </w:r>
      <w:r w:rsidRPr="00F75B81">
        <w:t xml:space="preserve">; </w:t>
      </w:r>
      <w:r w:rsidRPr="00F75B81">
        <w:rPr>
          <w:i/>
          <w:iCs/>
        </w:rPr>
        <w:t>Model Context Protocol</w:t>
      </w:r>
      <w:r w:rsidRPr="00F75B81">
        <w:t xml:space="preserve">; </w:t>
      </w:r>
      <w:r w:rsidR="00B363E0">
        <w:t>Reconhecimento de fala</w:t>
      </w:r>
      <w:r w:rsidR="00602782">
        <w:t>; Síntese de fala</w:t>
      </w:r>
      <w:r w:rsidR="00F75B81">
        <w:t>.</w:t>
      </w:r>
    </w:p>
    <w:p w14:paraId="30D5432C" w14:textId="65FD1473" w:rsidR="000228EA" w:rsidRDefault="000228EA">
      <w:pPr>
        <w:spacing w:after="160" w:line="278" w:lineRule="auto"/>
        <w:jc w:val="left"/>
      </w:pPr>
      <w:r>
        <w:br w:type="page"/>
      </w:r>
    </w:p>
    <w:p w14:paraId="499EA6B1" w14:textId="35C839B7" w:rsidR="00BB5FF2" w:rsidRPr="00942BCE" w:rsidRDefault="00BB5FF2" w:rsidP="00EF4611">
      <w:pPr>
        <w:jc w:val="center"/>
        <w:rPr>
          <w:b/>
          <w:bCs/>
          <w:lang w:val="en-US"/>
        </w:rPr>
      </w:pPr>
      <w:r w:rsidRPr="00942BCE">
        <w:rPr>
          <w:b/>
          <w:bCs/>
          <w:lang w:val="en-US"/>
        </w:rPr>
        <w:lastRenderedPageBreak/>
        <w:t>ABSTRACT</w:t>
      </w:r>
    </w:p>
    <w:p w14:paraId="5D5B012A" w14:textId="07488061" w:rsidR="00BB5FF2" w:rsidRPr="00942BCE" w:rsidRDefault="00BB5FF2" w:rsidP="00BB5FF2">
      <w:pPr>
        <w:rPr>
          <w:lang w:val="en-US"/>
        </w:rPr>
      </w:pPr>
    </w:p>
    <w:p w14:paraId="7278B06B" w14:textId="029EC127" w:rsidR="00BB5FF2" w:rsidRPr="00BB5FF2" w:rsidRDefault="00BB5FF2" w:rsidP="00212DF8">
      <w:pPr>
        <w:spacing w:line="240" w:lineRule="auto"/>
        <w:rPr>
          <w:lang w:val="en-US"/>
        </w:rPr>
      </w:pPr>
      <w:r w:rsidRPr="00BB5FF2">
        <w:rPr>
          <w:lang w:val="en-US"/>
        </w:rPr>
        <w:t xml:space="preserve">This work presents the development of an open source intelligent assistant designed for resource scheduling management and access to institutional knowledge in academic environments. The system was designed for fully local execution, eliminating the need for internet connectivity and cloud service dependency, ensuring organizational data privacy and potentially reducing operational complexity. The architecture integrates a Large Language Model, Llama 3.2 in the 3 billion parameter variant, executed through Ollama, with the Retrieval-Augmented Generation technique to specialize the assistant in the institution's document collection. Documents are converted to Markdown format by the Docling tool, segmented into 2,000-character fragments and represented as vectors by the all-MiniLM-L6-v2 model, with cosine similarity search at inference time. Scheduling persistence is managed by the SQLite database, integrated with the language model through a custom implementation of the Model Context Protocol, enabling booking queries, insertions and cancellations directly within the conversational flow. Voice interaction is supported by the Whisper model in its base variant for speech recognition and by the Web Speech API for speech synthesis, extending the system's reach to users with different accessibility needs. The case study, conducted in a context similar to </w:t>
      </w:r>
      <w:r w:rsidR="00405AE4">
        <w:rPr>
          <w:lang w:val="en-US"/>
        </w:rPr>
        <w:t>Fab Lab</w:t>
      </w:r>
      <w:r w:rsidRPr="00BB5FF2">
        <w:rPr>
          <w:lang w:val="en-US"/>
        </w:rPr>
        <w:t xml:space="preserve">, an advanced fabrication laboratory at the </w:t>
      </w:r>
      <w:r w:rsidR="00405AE4">
        <w:rPr>
          <w:lang w:val="en-US"/>
        </w:rPr>
        <w:t>university</w:t>
      </w:r>
      <w:r w:rsidRPr="00BB5FF2">
        <w:rPr>
          <w:lang w:val="en-US"/>
        </w:rPr>
        <w:t>, validated the system with six users, demonstrating its ability to conduct scheduling conversationally and respond to institutional queries with a low hallucination rate. Results indicate that the solution meets the proposed objectives within the limits of the evaluated conditions, with potential for expansion to larger-scale environments through replacement of the language model with higher-capacity variants.</w:t>
      </w:r>
    </w:p>
    <w:p w14:paraId="7B1B552E" w14:textId="77777777" w:rsidR="00BB5FF2" w:rsidRPr="00B40D44" w:rsidRDefault="00BB5FF2" w:rsidP="00BB5FF2">
      <w:pPr>
        <w:rPr>
          <w:lang w:val="en-US"/>
        </w:rPr>
      </w:pPr>
    </w:p>
    <w:p w14:paraId="0371ADBB" w14:textId="1B14E4D8" w:rsidR="00BB5FF2" w:rsidRPr="00B40D44" w:rsidRDefault="00BB5FF2" w:rsidP="00BB5FF2">
      <w:pPr>
        <w:spacing w:line="240" w:lineRule="auto"/>
        <w:rPr>
          <w:lang w:val="en-US"/>
        </w:rPr>
      </w:pPr>
      <w:r w:rsidRPr="00B40D44">
        <w:rPr>
          <w:b/>
          <w:bCs/>
          <w:lang w:val="en-US"/>
        </w:rPr>
        <w:t>Keywords:</w:t>
      </w:r>
      <w:r w:rsidRPr="00B40D44">
        <w:rPr>
          <w:lang w:val="en-US"/>
        </w:rPr>
        <w:t xml:space="preserve"> Artificial Intelligence; Conversational Assistant; Retrieval-Augmented Generation; Model Context Protocol; Speech Recognition; Speech Synthesis.</w:t>
      </w:r>
    </w:p>
    <w:p w14:paraId="0CD29909" w14:textId="79122EE9" w:rsidR="000228EA" w:rsidRPr="00B40D44" w:rsidRDefault="000228EA">
      <w:pPr>
        <w:spacing w:after="160" w:line="278" w:lineRule="auto"/>
        <w:jc w:val="left"/>
        <w:rPr>
          <w:lang w:val="en-US"/>
        </w:rPr>
      </w:pPr>
      <w:r w:rsidRPr="00B40D44">
        <w:rPr>
          <w:lang w:val="en-US"/>
        </w:rPr>
        <w:br w:type="page"/>
      </w:r>
    </w:p>
    <w:sdt>
      <w:sdtPr>
        <w:rPr>
          <w:b/>
          <w:bCs/>
        </w:rPr>
        <w:id w:val="1853839884"/>
        <w:docPartObj>
          <w:docPartGallery w:val="Table of Contents"/>
          <w:docPartUnique/>
        </w:docPartObj>
      </w:sdtPr>
      <w:sdtContent>
        <w:commentRangeStart w:id="6" w:displacedByCustomXml="prev"/>
        <w:p w14:paraId="0769D774" w14:textId="21D59DC8" w:rsidR="00120861" w:rsidRPr="00120861" w:rsidRDefault="00120861" w:rsidP="00C61B3A">
          <w:pPr>
            <w:jc w:val="center"/>
            <w:rPr>
              <w:b/>
              <w:bCs/>
            </w:rPr>
          </w:pPr>
          <w:r w:rsidRPr="00120861">
            <w:rPr>
              <w:b/>
              <w:bCs/>
            </w:rPr>
            <w:t>SUMÁRIO</w:t>
          </w:r>
          <w:commentRangeEnd w:id="6"/>
          <w:r w:rsidR="006D418C" w:rsidRPr="00120861">
            <w:rPr>
              <w:rStyle w:val="Refdecomentrio"/>
              <w:b/>
              <w:bCs/>
              <w:sz w:val="24"/>
              <w:szCs w:val="24"/>
            </w:rPr>
            <w:commentReference w:id="6"/>
          </w:r>
        </w:p>
        <w:p w14:paraId="1502127D" w14:textId="77777777" w:rsidR="00120861" w:rsidRPr="00120861" w:rsidRDefault="00120861" w:rsidP="00C61B3A">
          <w:pPr>
            <w:rPr>
              <w:lang w:eastAsia="pt-BR"/>
            </w:rPr>
          </w:pPr>
        </w:p>
        <w:p w14:paraId="33BD0455" w14:textId="0BB87C50" w:rsidR="00613A6F" w:rsidRDefault="00120861" w:rsidP="00C61B3A">
          <w:pPr>
            <w:pStyle w:val="Sumrio1"/>
            <w:rPr>
              <w:rFonts w:asciiTheme="minorHAnsi" w:eastAsiaTheme="minorEastAsia" w:hAnsiTheme="minorHAnsi" w:cstheme="minorBidi"/>
              <w:noProof/>
              <w:kern w:val="0"/>
              <w:sz w:val="22"/>
              <w:szCs w:val="22"/>
              <w:lang w:eastAsia="pt-BR"/>
              <w14:ligatures w14:val="none"/>
            </w:rPr>
          </w:pPr>
          <w:r>
            <w:fldChar w:fldCharType="begin"/>
          </w:r>
          <w:r>
            <w:instrText xml:space="preserve"> TOC \o "1-3" \h \z \u </w:instrText>
          </w:r>
          <w:r>
            <w:fldChar w:fldCharType="separate"/>
          </w:r>
          <w:hyperlink w:anchor="_Toc230215501" w:history="1">
            <w:r w:rsidR="00613A6F" w:rsidRPr="0042208F">
              <w:rPr>
                <w:rStyle w:val="Hyperlink"/>
                <w:noProof/>
              </w:rPr>
              <w:t>1 INTRODUÇÃO</w:t>
            </w:r>
            <w:r w:rsidR="00613A6F">
              <w:rPr>
                <w:noProof/>
                <w:webHidden/>
              </w:rPr>
              <w:tab/>
            </w:r>
            <w:r w:rsidR="00613A6F">
              <w:rPr>
                <w:noProof/>
                <w:webHidden/>
              </w:rPr>
              <w:fldChar w:fldCharType="begin"/>
            </w:r>
            <w:r w:rsidR="00613A6F">
              <w:rPr>
                <w:noProof/>
                <w:webHidden/>
              </w:rPr>
              <w:instrText xml:space="preserve"> PAGEREF _Toc230215501 \h </w:instrText>
            </w:r>
            <w:r w:rsidR="00613A6F">
              <w:rPr>
                <w:noProof/>
                <w:webHidden/>
              </w:rPr>
            </w:r>
            <w:r w:rsidR="00613A6F">
              <w:rPr>
                <w:noProof/>
                <w:webHidden/>
              </w:rPr>
              <w:fldChar w:fldCharType="separate"/>
            </w:r>
            <w:r w:rsidR="00613A6F">
              <w:rPr>
                <w:noProof/>
                <w:webHidden/>
              </w:rPr>
              <w:t>6</w:t>
            </w:r>
            <w:r w:rsidR="00613A6F">
              <w:rPr>
                <w:noProof/>
                <w:webHidden/>
              </w:rPr>
              <w:fldChar w:fldCharType="end"/>
            </w:r>
          </w:hyperlink>
        </w:p>
        <w:p w14:paraId="755BEDB8" w14:textId="582B280C" w:rsidR="00613A6F" w:rsidRDefault="00613A6F" w:rsidP="00C61B3A">
          <w:pPr>
            <w:pStyle w:val="Sumrio2"/>
            <w:tabs>
              <w:tab w:val="right" w:leader="dot" w:pos="9061"/>
            </w:tabs>
            <w:spacing w:after="0"/>
            <w:rPr>
              <w:rFonts w:asciiTheme="minorHAnsi" w:eastAsiaTheme="minorEastAsia" w:hAnsiTheme="minorHAnsi" w:cstheme="minorBidi"/>
              <w:noProof/>
              <w:kern w:val="0"/>
              <w:sz w:val="22"/>
              <w:szCs w:val="22"/>
              <w:lang w:eastAsia="pt-BR"/>
              <w14:ligatures w14:val="none"/>
            </w:rPr>
          </w:pPr>
          <w:hyperlink w:anchor="_Toc230215502" w:history="1">
            <w:r w:rsidRPr="0042208F">
              <w:rPr>
                <w:rStyle w:val="Hyperlink"/>
                <w:noProof/>
              </w:rPr>
              <w:t>1.1 Definição do Problema</w:t>
            </w:r>
            <w:r>
              <w:rPr>
                <w:noProof/>
                <w:webHidden/>
              </w:rPr>
              <w:tab/>
            </w:r>
            <w:r>
              <w:rPr>
                <w:noProof/>
                <w:webHidden/>
              </w:rPr>
              <w:fldChar w:fldCharType="begin"/>
            </w:r>
            <w:r>
              <w:rPr>
                <w:noProof/>
                <w:webHidden/>
              </w:rPr>
              <w:instrText xml:space="preserve"> PAGEREF _Toc230215502 \h </w:instrText>
            </w:r>
            <w:r>
              <w:rPr>
                <w:noProof/>
                <w:webHidden/>
              </w:rPr>
            </w:r>
            <w:r>
              <w:rPr>
                <w:noProof/>
                <w:webHidden/>
              </w:rPr>
              <w:fldChar w:fldCharType="separate"/>
            </w:r>
            <w:r>
              <w:rPr>
                <w:noProof/>
                <w:webHidden/>
              </w:rPr>
              <w:t>6</w:t>
            </w:r>
            <w:r>
              <w:rPr>
                <w:noProof/>
                <w:webHidden/>
              </w:rPr>
              <w:fldChar w:fldCharType="end"/>
            </w:r>
          </w:hyperlink>
        </w:p>
        <w:p w14:paraId="62BB9890" w14:textId="320EC5A6" w:rsidR="00613A6F" w:rsidRDefault="00613A6F" w:rsidP="00C61B3A">
          <w:pPr>
            <w:pStyle w:val="Sumrio2"/>
            <w:tabs>
              <w:tab w:val="right" w:leader="dot" w:pos="9061"/>
            </w:tabs>
            <w:spacing w:after="0"/>
            <w:rPr>
              <w:rFonts w:asciiTheme="minorHAnsi" w:eastAsiaTheme="minorEastAsia" w:hAnsiTheme="minorHAnsi" w:cstheme="minorBidi"/>
              <w:noProof/>
              <w:kern w:val="0"/>
              <w:sz w:val="22"/>
              <w:szCs w:val="22"/>
              <w:lang w:eastAsia="pt-BR"/>
              <w14:ligatures w14:val="none"/>
            </w:rPr>
          </w:pPr>
          <w:hyperlink w:anchor="_Toc230215503" w:history="1">
            <w:r w:rsidRPr="0042208F">
              <w:rPr>
                <w:rStyle w:val="Hyperlink"/>
                <w:noProof/>
              </w:rPr>
              <w:t>1.2 Proposta de Contribuição</w:t>
            </w:r>
            <w:r>
              <w:rPr>
                <w:noProof/>
                <w:webHidden/>
              </w:rPr>
              <w:tab/>
            </w:r>
            <w:r>
              <w:rPr>
                <w:noProof/>
                <w:webHidden/>
              </w:rPr>
              <w:fldChar w:fldCharType="begin"/>
            </w:r>
            <w:r>
              <w:rPr>
                <w:noProof/>
                <w:webHidden/>
              </w:rPr>
              <w:instrText xml:space="preserve"> PAGEREF _Toc230215503 \h </w:instrText>
            </w:r>
            <w:r>
              <w:rPr>
                <w:noProof/>
                <w:webHidden/>
              </w:rPr>
            </w:r>
            <w:r>
              <w:rPr>
                <w:noProof/>
                <w:webHidden/>
              </w:rPr>
              <w:fldChar w:fldCharType="separate"/>
            </w:r>
            <w:r>
              <w:rPr>
                <w:noProof/>
                <w:webHidden/>
              </w:rPr>
              <w:t>7</w:t>
            </w:r>
            <w:r>
              <w:rPr>
                <w:noProof/>
                <w:webHidden/>
              </w:rPr>
              <w:fldChar w:fldCharType="end"/>
            </w:r>
          </w:hyperlink>
        </w:p>
        <w:p w14:paraId="51D8BBBB" w14:textId="07DD5286" w:rsidR="00613A6F" w:rsidRDefault="00613A6F" w:rsidP="00C61B3A">
          <w:pPr>
            <w:pStyle w:val="Sumrio2"/>
            <w:tabs>
              <w:tab w:val="right" w:leader="dot" w:pos="9061"/>
            </w:tabs>
            <w:spacing w:after="0"/>
            <w:rPr>
              <w:rFonts w:asciiTheme="minorHAnsi" w:eastAsiaTheme="minorEastAsia" w:hAnsiTheme="minorHAnsi" w:cstheme="minorBidi"/>
              <w:noProof/>
              <w:kern w:val="0"/>
              <w:sz w:val="22"/>
              <w:szCs w:val="22"/>
              <w:lang w:eastAsia="pt-BR"/>
              <w14:ligatures w14:val="none"/>
            </w:rPr>
          </w:pPr>
          <w:hyperlink w:anchor="_Toc230215504" w:history="1">
            <w:r w:rsidRPr="0042208F">
              <w:rPr>
                <w:rStyle w:val="Hyperlink"/>
                <w:noProof/>
              </w:rPr>
              <w:t>1.3 Objetivos</w:t>
            </w:r>
            <w:r>
              <w:rPr>
                <w:noProof/>
                <w:webHidden/>
              </w:rPr>
              <w:tab/>
            </w:r>
            <w:r>
              <w:rPr>
                <w:noProof/>
                <w:webHidden/>
              </w:rPr>
              <w:fldChar w:fldCharType="begin"/>
            </w:r>
            <w:r>
              <w:rPr>
                <w:noProof/>
                <w:webHidden/>
              </w:rPr>
              <w:instrText xml:space="preserve"> PAGEREF _Toc230215504 \h </w:instrText>
            </w:r>
            <w:r>
              <w:rPr>
                <w:noProof/>
                <w:webHidden/>
              </w:rPr>
            </w:r>
            <w:r>
              <w:rPr>
                <w:noProof/>
                <w:webHidden/>
              </w:rPr>
              <w:fldChar w:fldCharType="separate"/>
            </w:r>
            <w:r>
              <w:rPr>
                <w:noProof/>
                <w:webHidden/>
              </w:rPr>
              <w:t>8</w:t>
            </w:r>
            <w:r>
              <w:rPr>
                <w:noProof/>
                <w:webHidden/>
              </w:rPr>
              <w:fldChar w:fldCharType="end"/>
            </w:r>
          </w:hyperlink>
        </w:p>
        <w:p w14:paraId="02A6D299" w14:textId="610B2E84" w:rsidR="00613A6F" w:rsidRDefault="00613A6F" w:rsidP="00C61B3A">
          <w:pPr>
            <w:pStyle w:val="Sumrio2"/>
            <w:tabs>
              <w:tab w:val="right" w:leader="dot" w:pos="9061"/>
            </w:tabs>
            <w:spacing w:after="0"/>
            <w:rPr>
              <w:rFonts w:asciiTheme="minorHAnsi" w:eastAsiaTheme="minorEastAsia" w:hAnsiTheme="minorHAnsi" w:cstheme="minorBidi"/>
              <w:noProof/>
              <w:kern w:val="0"/>
              <w:sz w:val="22"/>
              <w:szCs w:val="22"/>
              <w:lang w:eastAsia="pt-BR"/>
              <w14:ligatures w14:val="none"/>
            </w:rPr>
          </w:pPr>
          <w:hyperlink w:anchor="_Toc230215505" w:history="1">
            <w:r w:rsidRPr="0042208F">
              <w:rPr>
                <w:rStyle w:val="Hyperlink"/>
                <w:noProof/>
              </w:rPr>
              <w:t>1.4 Estrutura do Trabalho</w:t>
            </w:r>
            <w:r>
              <w:rPr>
                <w:noProof/>
                <w:webHidden/>
              </w:rPr>
              <w:tab/>
            </w:r>
            <w:r>
              <w:rPr>
                <w:noProof/>
                <w:webHidden/>
              </w:rPr>
              <w:fldChar w:fldCharType="begin"/>
            </w:r>
            <w:r>
              <w:rPr>
                <w:noProof/>
                <w:webHidden/>
              </w:rPr>
              <w:instrText xml:space="preserve"> PAGEREF _Toc230215505 \h </w:instrText>
            </w:r>
            <w:r>
              <w:rPr>
                <w:noProof/>
                <w:webHidden/>
              </w:rPr>
            </w:r>
            <w:r>
              <w:rPr>
                <w:noProof/>
                <w:webHidden/>
              </w:rPr>
              <w:fldChar w:fldCharType="separate"/>
            </w:r>
            <w:r>
              <w:rPr>
                <w:noProof/>
                <w:webHidden/>
              </w:rPr>
              <w:t>8</w:t>
            </w:r>
            <w:r>
              <w:rPr>
                <w:noProof/>
                <w:webHidden/>
              </w:rPr>
              <w:fldChar w:fldCharType="end"/>
            </w:r>
          </w:hyperlink>
        </w:p>
        <w:p w14:paraId="54E9ED01" w14:textId="46C343F6" w:rsidR="00613A6F" w:rsidRDefault="00613A6F" w:rsidP="00C61B3A">
          <w:pPr>
            <w:pStyle w:val="Sumrio1"/>
            <w:rPr>
              <w:rFonts w:asciiTheme="minorHAnsi" w:eastAsiaTheme="minorEastAsia" w:hAnsiTheme="minorHAnsi" w:cstheme="minorBidi"/>
              <w:noProof/>
              <w:kern w:val="0"/>
              <w:sz w:val="22"/>
              <w:szCs w:val="22"/>
              <w:lang w:eastAsia="pt-BR"/>
              <w14:ligatures w14:val="none"/>
            </w:rPr>
          </w:pPr>
          <w:hyperlink w:anchor="_Toc230215506" w:history="1">
            <w:r w:rsidRPr="0042208F">
              <w:rPr>
                <w:rStyle w:val="Hyperlink"/>
                <w:noProof/>
              </w:rPr>
              <w:t>2 FUNDAMENTAÇÃO TEÓRICA</w:t>
            </w:r>
            <w:r>
              <w:rPr>
                <w:noProof/>
                <w:webHidden/>
              </w:rPr>
              <w:tab/>
            </w:r>
            <w:r>
              <w:rPr>
                <w:noProof/>
                <w:webHidden/>
              </w:rPr>
              <w:fldChar w:fldCharType="begin"/>
            </w:r>
            <w:r>
              <w:rPr>
                <w:noProof/>
                <w:webHidden/>
              </w:rPr>
              <w:instrText xml:space="preserve"> PAGEREF _Toc230215506 \h </w:instrText>
            </w:r>
            <w:r>
              <w:rPr>
                <w:noProof/>
                <w:webHidden/>
              </w:rPr>
            </w:r>
            <w:r>
              <w:rPr>
                <w:noProof/>
                <w:webHidden/>
              </w:rPr>
              <w:fldChar w:fldCharType="separate"/>
            </w:r>
            <w:r>
              <w:rPr>
                <w:noProof/>
                <w:webHidden/>
              </w:rPr>
              <w:t>9</w:t>
            </w:r>
            <w:r>
              <w:rPr>
                <w:noProof/>
                <w:webHidden/>
              </w:rPr>
              <w:fldChar w:fldCharType="end"/>
            </w:r>
          </w:hyperlink>
        </w:p>
        <w:p w14:paraId="2D362CC3" w14:textId="15E52AC4" w:rsidR="00613A6F" w:rsidRDefault="00613A6F" w:rsidP="00C61B3A">
          <w:pPr>
            <w:pStyle w:val="Sumrio2"/>
            <w:tabs>
              <w:tab w:val="right" w:leader="dot" w:pos="9061"/>
            </w:tabs>
            <w:spacing w:after="0"/>
            <w:rPr>
              <w:rFonts w:asciiTheme="minorHAnsi" w:eastAsiaTheme="minorEastAsia" w:hAnsiTheme="minorHAnsi" w:cstheme="minorBidi"/>
              <w:noProof/>
              <w:kern w:val="0"/>
              <w:sz w:val="22"/>
              <w:szCs w:val="22"/>
              <w:lang w:eastAsia="pt-BR"/>
              <w14:ligatures w14:val="none"/>
            </w:rPr>
          </w:pPr>
          <w:hyperlink w:anchor="_Toc230215507" w:history="1">
            <w:r w:rsidRPr="0042208F">
              <w:rPr>
                <w:rStyle w:val="Hyperlink"/>
                <w:noProof/>
              </w:rPr>
              <w:t>2.1 Modelo de Linguagem e Execução Local</w:t>
            </w:r>
            <w:r>
              <w:rPr>
                <w:noProof/>
                <w:webHidden/>
              </w:rPr>
              <w:tab/>
            </w:r>
            <w:r>
              <w:rPr>
                <w:noProof/>
                <w:webHidden/>
              </w:rPr>
              <w:fldChar w:fldCharType="begin"/>
            </w:r>
            <w:r>
              <w:rPr>
                <w:noProof/>
                <w:webHidden/>
              </w:rPr>
              <w:instrText xml:space="preserve"> PAGEREF _Toc230215507 \h </w:instrText>
            </w:r>
            <w:r>
              <w:rPr>
                <w:noProof/>
                <w:webHidden/>
              </w:rPr>
            </w:r>
            <w:r>
              <w:rPr>
                <w:noProof/>
                <w:webHidden/>
              </w:rPr>
              <w:fldChar w:fldCharType="separate"/>
            </w:r>
            <w:r>
              <w:rPr>
                <w:noProof/>
                <w:webHidden/>
              </w:rPr>
              <w:t>9</w:t>
            </w:r>
            <w:r>
              <w:rPr>
                <w:noProof/>
                <w:webHidden/>
              </w:rPr>
              <w:fldChar w:fldCharType="end"/>
            </w:r>
          </w:hyperlink>
        </w:p>
        <w:p w14:paraId="126006D1" w14:textId="070EFE9C" w:rsidR="00613A6F" w:rsidRDefault="00613A6F" w:rsidP="00C61B3A">
          <w:pPr>
            <w:pStyle w:val="Sumrio2"/>
            <w:tabs>
              <w:tab w:val="right" w:leader="dot" w:pos="9061"/>
            </w:tabs>
            <w:spacing w:after="0"/>
            <w:rPr>
              <w:rFonts w:asciiTheme="minorHAnsi" w:eastAsiaTheme="minorEastAsia" w:hAnsiTheme="minorHAnsi" w:cstheme="minorBidi"/>
              <w:noProof/>
              <w:kern w:val="0"/>
              <w:sz w:val="22"/>
              <w:szCs w:val="22"/>
              <w:lang w:eastAsia="pt-BR"/>
              <w14:ligatures w14:val="none"/>
            </w:rPr>
          </w:pPr>
          <w:hyperlink w:anchor="_Toc230215508" w:history="1">
            <w:r w:rsidRPr="0042208F">
              <w:rPr>
                <w:rStyle w:val="Hyperlink"/>
                <w:i/>
                <w:iCs/>
                <w:noProof/>
              </w:rPr>
              <w:t>2.2 Retrieval-Augmented Generation</w:t>
            </w:r>
            <w:r>
              <w:rPr>
                <w:noProof/>
                <w:webHidden/>
              </w:rPr>
              <w:tab/>
            </w:r>
            <w:r>
              <w:rPr>
                <w:noProof/>
                <w:webHidden/>
              </w:rPr>
              <w:fldChar w:fldCharType="begin"/>
            </w:r>
            <w:r>
              <w:rPr>
                <w:noProof/>
                <w:webHidden/>
              </w:rPr>
              <w:instrText xml:space="preserve"> PAGEREF _Toc230215508 \h </w:instrText>
            </w:r>
            <w:r>
              <w:rPr>
                <w:noProof/>
                <w:webHidden/>
              </w:rPr>
            </w:r>
            <w:r>
              <w:rPr>
                <w:noProof/>
                <w:webHidden/>
              </w:rPr>
              <w:fldChar w:fldCharType="separate"/>
            </w:r>
            <w:r>
              <w:rPr>
                <w:noProof/>
                <w:webHidden/>
              </w:rPr>
              <w:t>10</w:t>
            </w:r>
            <w:r>
              <w:rPr>
                <w:noProof/>
                <w:webHidden/>
              </w:rPr>
              <w:fldChar w:fldCharType="end"/>
            </w:r>
          </w:hyperlink>
        </w:p>
        <w:p w14:paraId="08F22877" w14:textId="782AFD66" w:rsidR="00613A6F" w:rsidRDefault="00613A6F" w:rsidP="00C61B3A">
          <w:pPr>
            <w:pStyle w:val="Sumrio2"/>
            <w:tabs>
              <w:tab w:val="right" w:leader="dot" w:pos="9061"/>
            </w:tabs>
            <w:spacing w:after="0"/>
            <w:rPr>
              <w:rFonts w:asciiTheme="minorHAnsi" w:eastAsiaTheme="minorEastAsia" w:hAnsiTheme="minorHAnsi" w:cstheme="minorBidi"/>
              <w:noProof/>
              <w:kern w:val="0"/>
              <w:sz w:val="22"/>
              <w:szCs w:val="22"/>
              <w:lang w:eastAsia="pt-BR"/>
              <w14:ligatures w14:val="none"/>
            </w:rPr>
          </w:pPr>
          <w:hyperlink w:anchor="_Toc230215509" w:history="1">
            <w:r w:rsidRPr="0042208F">
              <w:rPr>
                <w:rStyle w:val="Hyperlink"/>
                <w:noProof/>
              </w:rPr>
              <w:t xml:space="preserve">2.3 Banco de Dados e </w:t>
            </w:r>
            <w:r w:rsidRPr="0042208F">
              <w:rPr>
                <w:rStyle w:val="Hyperlink"/>
                <w:i/>
                <w:iCs/>
                <w:noProof/>
              </w:rPr>
              <w:t>Model Context Protocol</w:t>
            </w:r>
            <w:r>
              <w:rPr>
                <w:noProof/>
                <w:webHidden/>
              </w:rPr>
              <w:tab/>
            </w:r>
            <w:r>
              <w:rPr>
                <w:noProof/>
                <w:webHidden/>
              </w:rPr>
              <w:fldChar w:fldCharType="begin"/>
            </w:r>
            <w:r>
              <w:rPr>
                <w:noProof/>
                <w:webHidden/>
              </w:rPr>
              <w:instrText xml:space="preserve"> PAGEREF _Toc230215509 \h </w:instrText>
            </w:r>
            <w:r>
              <w:rPr>
                <w:noProof/>
                <w:webHidden/>
              </w:rPr>
            </w:r>
            <w:r>
              <w:rPr>
                <w:noProof/>
                <w:webHidden/>
              </w:rPr>
              <w:fldChar w:fldCharType="separate"/>
            </w:r>
            <w:r>
              <w:rPr>
                <w:noProof/>
                <w:webHidden/>
              </w:rPr>
              <w:t>12</w:t>
            </w:r>
            <w:r>
              <w:rPr>
                <w:noProof/>
                <w:webHidden/>
              </w:rPr>
              <w:fldChar w:fldCharType="end"/>
            </w:r>
          </w:hyperlink>
        </w:p>
        <w:p w14:paraId="4D071AF9" w14:textId="34F5488B" w:rsidR="00613A6F" w:rsidRDefault="00613A6F" w:rsidP="00C61B3A">
          <w:pPr>
            <w:pStyle w:val="Sumrio2"/>
            <w:tabs>
              <w:tab w:val="right" w:leader="dot" w:pos="9061"/>
            </w:tabs>
            <w:spacing w:after="0"/>
            <w:rPr>
              <w:rFonts w:asciiTheme="minorHAnsi" w:eastAsiaTheme="minorEastAsia" w:hAnsiTheme="minorHAnsi" w:cstheme="minorBidi"/>
              <w:noProof/>
              <w:kern w:val="0"/>
              <w:sz w:val="22"/>
              <w:szCs w:val="22"/>
              <w:lang w:eastAsia="pt-BR"/>
              <w14:ligatures w14:val="none"/>
            </w:rPr>
          </w:pPr>
          <w:hyperlink w:anchor="_Toc230215510" w:history="1">
            <w:r w:rsidRPr="0042208F">
              <w:rPr>
                <w:rStyle w:val="Hyperlink"/>
                <w:noProof/>
              </w:rPr>
              <w:t>2.4 Reconhecimento e Síntese de Fala</w:t>
            </w:r>
            <w:r>
              <w:rPr>
                <w:noProof/>
                <w:webHidden/>
              </w:rPr>
              <w:tab/>
            </w:r>
            <w:r>
              <w:rPr>
                <w:noProof/>
                <w:webHidden/>
              </w:rPr>
              <w:fldChar w:fldCharType="begin"/>
            </w:r>
            <w:r>
              <w:rPr>
                <w:noProof/>
                <w:webHidden/>
              </w:rPr>
              <w:instrText xml:space="preserve"> PAGEREF _Toc230215510 \h </w:instrText>
            </w:r>
            <w:r>
              <w:rPr>
                <w:noProof/>
                <w:webHidden/>
              </w:rPr>
            </w:r>
            <w:r>
              <w:rPr>
                <w:noProof/>
                <w:webHidden/>
              </w:rPr>
              <w:fldChar w:fldCharType="separate"/>
            </w:r>
            <w:r>
              <w:rPr>
                <w:noProof/>
                <w:webHidden/>
              </w:rPr>
              <w:t>13</w:t>
            </w:r>
            <w:r>
              <w:rPr>
                <w:noProof/>
                <w:webHidden/>
              </w:rPr>
              <w:fldChar w:fldCharType="end"/>
            </w:r>
          </w:hyperlink>
        </w:p>
        <w:p w14:paraId="24A28FB6" w14:textId="4D961545" w:rsidR="00613A6F" w:rsidRDefault="00613A6F" w:rsidP="00C61B3A">
          <w:pPr>
            <w:pStyle w:val="Sumrio1"/>
            <w:rPr>
              <w:rFonts w:asciiTheme="minorHAnsi" w:eastAsiaTheme="minorEastAsia" w:hAnsiTheme="minorHAnsi" w:cstheme="minorBidi"/>
              <w:noProof/>
              <w:kern w:val="0"/>
              <w:sz w:val="22"/>
              <w:szCs w:val="22"/>
              <w:lang w:eastAsia="pt-BR"/>
              <w14:ligatures w14:val="none"/>
            </w:rPr>
          </w:pPr>
          <w:hyperlink w:anchor="_Toc230215511" w:history="1">
            <w:r w:rsidRPr="0042208F">
              <w:rPr>
                <w:rStyle w:val="Hyperlink"/>
                <w:noProof/>
              </w:rPr>
              <w:t>3 METODOLOGIA E DESENVOLVIMENTO</w:t>
            </w:r>
            <w:r>
              <w:rPr>
                <w:noProof/>
                <w:webHidden/>
              </w:rPr>
              <w:tab/>
            </w:r>
            <w:r>
              <w:rPr>
                <w:noProof/>
                <w:webHidden/>
              </w:rPr>
              <w:fldChar w:fldCharType="begin"/>
            </w:r>
            <w:r>
              <w:rPr>
                <w:noProof/>
                <w:webHidden/>
              </w:rPr>
              <w:instrText xml:space="preserve"> PAGEREF _Toc230215511 \h </w:instrText>
            </w:r>
            <w:r>
              <w:rPr>
                <w:noProof/>
                <w:webHidden/>
              </w:rPr>
            </w:r>
            <w:r>
              <w:rPr>
                <w:noProof/>
                <w:webHidden/>
              </w:rPr>
              <w:fldChar w:fldCharType="separate"/>
            </w:r>
            <w:r>
              <w:rPr>
                <w:noProof/>
                <w:webHidden/>
              </w:rPr>
              <w:t>15</w:t>
            </w:r>
            <w:r>
              <w:rPr>
                <w:noProof/>
                <w:webHidden/>
              </w:rPr>
              <w:fldChar w:fldCharType="end"/>
            </w:r>
          </w:hyperlink>
        </w:p>
        <w:p w14:paraId="0B6FF703" w14:textId="4828C26D" w:rsidR="00613A6F" w:rsidRDefault="00613A6F" w:rsidP="00C61B3A">
          <w:pPr>
            <w:pStyle w:val="Sumrio2"/>
            <w:tabs>
              <w:tab w:val="right" w:leader="dot" w:pos="9061"/>
            </w:tabs>
            <w:spacing w:after="0"/>
            <w:rPr>
              <w:rFonts w:asciiTheme="minorHAnsi" w:eastAsiaTheme="minorEastAsia" w:hAnsiTheme="minorHAnsi" w:cstheme="minorBidi"/>
              <w:noProof/>
              <w:kern w:val="0"/>
              <w:sz w:val="22"/>
              <w:szCs w:val="22"/>
              <w:lang w:eastAsia="pt-BR"/>
              <w14:ligatures w14:val="none"/>
            </w:rPr>
          </w:pPr>
          <w:hyperlink w:anchor="_Toc230215512" w:history="1">
            <w:r w:rsidRPr="0042208F">
              <w:rPr>
                <w:rStyle w:val="Hyperlink"/>
                <w:noProof/>
              </w:rPr>
              <w:t>3.1 Tecnologias e Arquitetura do Sistema</w:t>
            </w:r>
            <w:r>
              <w:rPr>
                <w:noProof/>
                <w:webHidden/>
              </w:rPr>
              <w:tab/>
            </w:r>
            <w:r>
              <w:rPr>
                <w:noProof/>
                <w:webHidden/>
              </w:rPr>
              <w:fldChar w:fldCharType="begin"/>
            </w:r>
            <w:r>
              <w:rPr>
                <w:noProof/>
                <w:webHidden/>
              </w:rPr>
              <w:instrText xml:space="preserve"> PAGEREF _Toc230215512 \h </w:instrText>
            </w:r>
            <w:r>
              <w:rPr>
                <w:noProof/>
                <w:webHidden/>
              </w:rPr>
            </w:r>
            <w:r>
              <w:rPr>
                <w:noProof/>
                <w:webHidden/>
              </w:rPr>
              <w:fldChar w:fldCharType="separate"/>
            </w:r>
            <w:r>
              <w:rPr>
                <w:noProof/>
                <w:webHidden/>
              </w:rPr>
              <w:t>15</w:t>
            </w:r>
            <w:r>
              <w:rPr>
                <w:noProof/>
                <w:webHidden/>
              </w:rPr>
              <w:fldChar w:fldCharType="end"/>
            </w:r>
          </w:hyperlink>
        </w:p>
        <w:p w14:paraId="6163E2EA" w14:textId="7AA87A0D" w:rsidR="00613A6F" w:rsidRDefault="00613A6F" w:rsidP="00C61B3A">
          <w:pPr>
            <w:pStyle w:val="Sumrio2"/>
            <w:tabs>
              <w:tab w:val="right" w:leader="dot" w:pos="9061"/>
            </w:tabs>
            <w:spacing w:after="0"/>
            <w:rPr>
              <w:rFonts w:asciiTheme="minorHAnsi" w:eastAsiaTheme="minorEastAsia" w:hAnsiTheme="minorHAnsi" w:cstheme="minorBidi"/>
              <w:noProof/>
              <w:kern w:val="0"/>
              <w:sz w:val="22"/>
              <w:szCs w:val="22"/>
              <w:lang w:eastAsia="pt-BR"/>
              <w14:ligatures w14:val="none"/>
            </w:rPr>
          </w:pPr>
          <w:hyperlink w:anchor="_Toc230215513" w:history="1">
            <w:r w:rsidRPr="0042208F">
              <w:rPr>
                <w:rStyle w:val="Hyperlink"/>
                <w:noProof/>
              </w:rPr>
              <w:t>3.2 Processo de Desenvolvimento</w:t>
            </w:r>
            <w:r>
              <w:rPr>
                <w:noProof/>
                <w:webHidden/>
              </w:rPr>
              <w:tab/>
            </w:r>
            <w:r>
              <w:rPr>
                <w:noProof/>
                <w:webHidden/>
              </w:rPr>
              <w:fldChar w:fldCharType="begin"/>
            </w:r>
            <w:r>
              <w:rPr>
                <w:noProof/>
                <w:webHidden/>
              </w:rPr>
              <w:instrText xml:space="preserve"> PAGEREF _Toc230215513 \h </w:instrText>
            </w:r>
            <w:r>
              <w:rPr>
                <w:noProof/>
                <w:webHidden/>
              </w:rPr>
            </w:r>
            <w:r>
              <w:rPr>
                <w:noProof/>
                <w:webHidden/>
              </w:rPr>
              <w:fldChar w:fldCharType="separate"/>
            </w:r>
            <w:r>
              <w:rPr>
                <w:noProof/>
                <w:webHidden/>
              </w:rPr>
              <w:t>16</w:t>
            </w:r>
            <w:r>
              <w:rPr>
                <w:noProof/>
                <w:webHidden/>
              </w:rPr>
              <w:fldChar w:fldCharType="end"/>
            </w:r>
          </w:hyperlink>
        </w:p>
        <w:p w14:paraId="50050705" w14:textId="79B26C15" w:rsidR="00613A6F" w:rsidRDefault="00613A6F" w:rsidP="00C61B3A">
          <w:pPr>
            <w:pStyle w:val="Sumrio2"/>
            <w:tabs>
              <w:tab w:val="right" w:leader="dot" w:pos="9061"/>
            </w:tabs>
            <w:spacing w:after="0"/>
            <w:rPr>
              <w:rFonts w:asciiTheme="minorHAnsi" w:eastAsiaTheme="minorEastAsia" w:hAnsiTheme="minorHAnsi" w:cstheme="minorBidi"/>
              <w:noProof/>
              <w:kern w:val="0"/>
              <w:sz w:val="22"/>
              <w:szCs w:val="22"/>
              <w:lang w:eastAsia="pt-BR"/>
              <w14:ligatures w14:val="none"/>
            </w:rPr>
          </w:pPr>
          <w:hyperlink w:anchor="_Toc230215514" w:history="1">
            <w:r w:rsidRPr="0042208F">
              <w:rPr>
                <w:rStyle w:val="Hyperlink"/>
                <w:noProof/>
              </w:rPr>
              <w:t>3.3 Infraestrutura e Configuração Inicial</w:t>
            </w:r>
            <w:r>
              <w:rPr>
                <w:noProof/>
                <w:webHidden/>
              </w:rPr>
              <w:tab/>
            </w:r>
            <w:r>
              <w:rPr>
                <w:noProof/>
                <w:webHidden/>
              </w:rPr>
              <w:fldChar w:fldCharType="begin"/>
            </w:r>
            <w:r>
              <w:rPr>
                <w:noProof/>
                <w:webHidden/>
              </w:rPr>
              <w:instrText xml:space="preserve"> PAGEREF _Toc230215514 \h </w:instrText>
            </w:r>
            <w:r>
              <w:rPr>
                <w:noProof/>
                <w:webHidden/>
              </w:rPr>
            </w:r>
            <w:r>
              <w:rPr>
                <w:noProof/>
                <w:webHidden/>
              </w:rPr>
              <w:fldChar w:fldCharType="separate"/>
            </w:r>
            <w:r>
              <w:rPr>
                <w:noProof/>
                <w:webHidden/>
              </w:rPr>
              <w:t>16</w:t>
            </w:r>
            <w:r>
              <w:rPr>
                <w:noProof/>
                <w:webHidden/>
              </w:rPr>
              <w:fldChar w:fldCharType="end"/>
            </w:r>
          </w:hyperlink>
        </w:p>
        <w:p w14:paraId="6BEB26C0" w14:textId="6A15E3AB" w:rsidR="00613A6F" w:rsidRDefault="00613A6F" w:rsidP="00C61B3A">
          <w:pPr>
            <w:pStyle w:val="Sumrio2"/>
            <w:tabs>
              <w:tab w:val="right" w:leader="dot" w:pos="9061"/>
            </w:tabs>
            <w:spacing w:after="0"/>
            <w:rPr>
              <w:rFonts w:asciiTheme="minorHAnsi" w:eastAsiaTheme="minorEastAsia" w:hAnsiTheme="minorHAnsi" w:cstheme="minorBidi"/>
              <w:noProof/>
              <w:kern w:val="0"/>
              <w:sz w:val="22"/>
              <w:szCs w:val="22"/>
              <w:lang w:eastAsia="pt-BR"/>
              <w14:ligatures w14:val="none"/>
            </w:rPr>
          </w:pPr>
          <w:hyperlink w:anchor="_Toc230215515" w:history="1">
            <w:r w:rsidRPr="0042208F">
              <w:rPr>
                <w:rStyle w:val="Hyperlink"/>
                <w:noProof/>
              </w:rPr>
              <w:t>3.4 Uso do Sistema</w:t>
            </w:r>
            <w:r>
              <w:rPr>
                <w:noProof/>
                <w:webHidden/>
              </w:rPr>
              <w:tab/>
            </w:r>
            <w:r>
              <w:rPr>
                <w:noProof/>
                <w:webHidden/>
              </w:rPr>
              <w:fldChar w:fldCharType="begin"/>
            </w:r>
            <w:r>
              <w:rPr>
                <w:noProof/>
                <w:webHidden/>
              </w:rPr>
              <w:instrText xml:space="preserve"> PAGEREF _Toc230215515 \h </w:instrText>
            </w:r>
            <w:r>
              <w:rPr>
                <w:noProof/>
                <w:webHidden/>
              </w:rPr>
            </w:r>
            <w:r>
              <w:rPr>
                <w:noProof/>
                <w:webHidden/>
              </w:rPr>
              <w:fldChar w:fldCharType="separate"/>
            </w:r>
            <w:r>
              <w:rPr>
                <w:noProof/>
                <w:webHidden/>
              </w:rPr>
              <w:t>17</w:t>
            </w:r>
            <w:r>
              <w:rPr>
                <w:noProof/>
                <w:webHidden/>
              </w:rPr>
              <w:fldChar w:fldCharType="end"/>
            </w:r>
          </w:hyperlink>
        </w:p>
        <w:p w14:paraId="373A8F15" w14:textId="21C96B37" w:rsidR="00613A6F" w:rsidRDefault="00613A6F" w:rsidP="00C61B3A">
          <w:pPr>
            <w:pStyle w:val="Sumrio1"/>
            <w:rPr>
              <w:rFonts w:asciiTheme="minorHAnsi" w:eastAsiaTheme="minorEastAsia" w:hAnsiTheme="minorHAnsi" w:cstheme="minorBidi"/>
              <w:noProof/>
              <w:kern w:val="0"/>
              <w:sz w:val="22"/>
              <w:szCs w:val="22"/>
              <w:lang w:eastAsia="pt-BR"/>
              <w14:ligatures w14:val="none"/>
            </w:rPr>
          </w:pPr>
          <w:hyperlink w:anchor="_Toc230215516" w:history="1">
            <w:r w:rsidRPr="0042208F">
              <w:rPr>
                <w:rStyle w:val="Hyperlink"/>
                <w:noProof/>
              </w:rPr>
              <w:t>4 ESTUDO DE CASO</w:t>
            </w:r>
            <w:r>
              <w:rPr>
                <w:noProof/>
                <w:webHidden/>
              </w:rPr>
              <w:tab/>
            </w:r>
            <w:r>
              <w:rPr>
                <w:noProof/>
                <w:webHidden/>
              </w:rPr>
              <w:fldChar w:fldCharType="begin"/>
            </w:r>
            <w:r>
              <w:rPr>
                <w:noProof/>
                <w:webHidden/>
              </w:rPr>
              <w:instrText xml:space="preserve"> PAGEREF _Toc230215516 \h </w:instrText>
            </w:r>
            <w:r>
              <w:rPr>
                <w:noProof/>
                <w:webHidden/>
              </w:rPr>
            </w:r>
            <w:r>
              <w:rPr>
                <w:noProof/>
                <w:webHidden/>
              </w:rPr>
              <w:fldChar w:fldCharType="separate"/>
            </w:r>
            <w:r>
              <w:rPr>
                <w:noProof/>
                <w:webHidden/>
              </w:rPr>
              <w:t>19</w:t>
            </w:r>
            <w:r>
              <w:rPr>
                <w:noProof/>
                <w:webHidden/>
              </w:rPr>
              <w:fldChar w:fldCharType="end"/>
            </w:r>
          </w:hyperlink>
        </w:p>
        <w:p w14:paraId="5C8FF1DE" w14:textId="23AA314F" w:rsidR="00613A6F" w:rsidRDefault="00613A6F" w:rsidP="00C61B3A">
          <w:pPr>
            <w:pStyle w:val="Sumrio1"/>
            <w:rPr>
              <w:rFonts w:asciiTheme="minorHAnsi" w:eastAsiaTheme="minorEastAsia" w:hAnsiTheme="minorHAnsi" w:cstheme="minorBidi"/>
              <w:noProof/>
              <w:kern w:val="0"/>
              <w:sz w:val="22"/>
              <w:szCs w:val="22"/>
              <w:lang w:eastAsia="pt-BR"/>
              <w14:ligatures w14:val="none"/>
            </w:rPr>
          </w:pPr>
          <w:hyperlink w:anchor="_Toc230215517" w:history="1">
            <w:r w:rsidRPr="0042208F">
              <w:rPr>
                <w:rStyle w:val="Hyperlink"/>
                <w:noProof/>
              </w:rPr>
              <w:t>5 CONSIDERAÇÕES FINAIS</w:t>
            </w:r>
            <w:r>
              <w:rPr>
                <w:noProof/>
                <w:webHidden/>
              </w:rPr>
              <w:tab/>
            </w:r>
            <w:r>
              <w:rPr>
                <w:noProof/>
                <w:webHidden/>
              </w:rPr>
              <w:fldChar w:fldCharType="begin"/>
            </w:r>
            <w:r>
              <w:rPr>
                <w:noProof/>
                <w:webHidden/>
              </w:rPr>
              <w:instrText xml:space="preserve"> PAGEREF _Toc230215517 \h </w:instrText>
            </w:r>
            <w:r>
              <w:rPr>
                <w:noProof/>
                <w:webHidden/>
              </w:rPr>
            </w:r>
            <w:r>
              <w:rPr>
                <w:noProof/>
                <w:webHidden/>
              </w:rPr>
              <w:fldChar w:fldCharType="separate"/>
            </w:r>
            <w:r>
              <w:rPr>
                <w:noProof/>
                <w:webHidden/>
              </w:rPr>
              <w:t>20</w:t>
            </w:r>
            <w:r>
              <w:rPr>
                <w:noProof/>
                <w:webHidden/>
              </w:rPr>
              <w:fldChar w:fldCharType="end"/>
            </w:r>
          </w:hyperlink>
        </w:p>
        <w:p w14:paraId="193EB84E" w14:textId="447DBF8C" w:rsidR="00613A6F" w:rsidRDefault="00613A6F" w:rsidP="00C61B3A">
          <w:pPr>
            <w:pStyle w:val="Sumrio1"/>
            <w:rPr>
              <w:rFonts w:asciiTheme="minorHAnsi" w:eastAsiaTheme="minorEastAsia" w:hAnsiTheme="minorHAnsi" w:cstheme="minorBidi"/>
              <w:noProof/>
              <w:kern w:val="0"/>
              <w:sz w:val="22"/>
              <w:szCs w:val="22"/>
              <w:lang w:eastAsia="pt-BR"/>
              <w14:ligatures w14:val="none"/>
            </w:rPr>
          </w:pPr>
          <w:hyperlink w:anchor="_Toc230215518" w:history="1">
            <w:r w:rsidRPr="0042208F">
              <w:rPr>
                <w:rStyle w:val="Hyperlink"/>
                <w:noProof/>
              </w:rPr>
              <w:t>REFERÊNCIAS</w:t>
            </w:r>
            <w:r>
              <w:rPr>
                <w:noProof/>
                <w:webHidden/>
              </w:rPr>
              <w:tab/>
            </w:r>
            <w:r>
              <w:rPr>
                <w:noProof/>
                <w:webHidden/>
              </w:rPr>
              <w:fldChar w:fldCharType="begin"/>
            </w:r>
            <w:r>
              <w:rPr>
                <w:noProof/>
                <w:webHidden/>
              </w:rPr>
              <w:instrText xml:space="preserve"> PAGEREF _Toc230215518 \h </w:instrText>
            </w:r>
            <w:r>
              <w:rPr>
                <w:noProof/>
                <w:webHidden/>
              </w:rPr>
            </w:r>
            <w:r>
              <w:rPr>
                <w:noProof/>
                <w:webHidden/>
              </w:rPr>
              <w:fldChar w:fldCharType="separate"/>
            </w:r>
            <w:r>
              <w:rPr>
                <w:noProof/>
                <w:webHidden/>
              </w:rPr>
              <w:t>22</w:t>
            </w:r>
            <w:r>
              <w:rPr>
                <w:noProof/>
                <w:webHidden/>
              </w:rPr>
              <w:fldChar w:fldCharType="end"/>
            </w:r>
          </w:hyperlink>
        </w:p>
        <w:p w14:paraId="163135F8" w14:textId="25D4BCE1" w:rsidR="00613A6F" w:rsidRDefault="00613A6F" w:rsidP="00C61B3A">
          <w:pPr>
            <w:pStyle w:val="Sumrio1"/>
            <w:rPr>
              <w:rFonts w:asciiTheme="minorHAnsi" w:eastAsiaTheme="minorEastAsia" w:hAnsiTheme="minorHAnsi" w:cstheme="minorBidi"/>
              <w:noProof/>
              <w:kern w:val="0"/>
              <w:sz w:val="22"/>
              <w:szCs w:val="22"/>
              <w:lang w:eastAsia="pt-BR"/>
              <w14:ligatures w14:val="none"/>
            </w:rPr>
          </w:pPr>
          <w:hyperlink w:anchor="_Toc230215519" w:history="1">
            <w:r w:rsidRPr="0042208F">
              <w:rPr>
                <w:rStyle w:val="Hyperlink"/>
                <w:noProof/>
              </w:rPr>
              <w:t>APÊNDICE A - DIAGRAMA DE ARQUITETURA</w:t>
            </w:r>
            <w:r>
              <w:rPr>
                <w:noProof/>
                <w:webHidden/>
              </w:rPr>
              <w:tab/>
            </w:r>
            <w:r>
              <w:rPr>
                <w:noProof/>
                <w:webHidden/>
              </w:rPr>
              <w:fldChar w:fldCharType="begin"/>
            </w:r>
            <w:r>
              <w:rPr>
                <w:noProof/>
                <w:webHidden/>
              </w:rPr>
              <w:instrText xml:space="preserve"> PAGEREF _Toc230215519 \h </w:instrText>
            </w:r>
            <w:r>
              <w:rPr>
                <w:noProof/>
                <w:webHidden/>
              </w:rPr>
            </w:r>
            <w:r>
              <w:rPr>
                <w:noProof/>
                <w:webHidden/>
              </w:rPr>
              <w:fldChar w:fldCharType="separate"/>
            </w:r>
            <w:r>
              <w:rPr>
                <w:noProof/>
                <w:webHidden/>
              </w:rPr>
              <w:t>24</w:t>
            </w:r>
            <w:r>
              <w:rPr>
                <w:noProof/>
                <w:webHidden/>
              </w:rPr>
              <w:fldChar w:fldCharType="end"/>
            </w:r>
          </w:hyperlink>
        </w:p>
        <w:p w14:paraId="78F03652" w14:textId="7845ED19" w:rsidR="00613A6F" w:rsidRDefault="00613A6F" w:rsidP="00C61B3A">
          <w:pPr>
            <w:pStyle w:val="Sumrio1"/>
            <w:rPr>
              <w:rFonts w:asciiTheme="minorHAnsi" w:eastAsiaTheme="minorEastAsia" w:hAnsiTheme="minorHAnsi" w:cstheme="minorBidi"/>
              <w:noProof/>
              <w:kern w:val="0"/>
              <w:sz w:val="22"/>
              <w:szCs w:val="22"/>
              <w:lang w:eastAsia="pt-BR"/>
              <w14:ligatures w14:val="none"/>
            </w:rPr>
          </w:pPr>
          <w:hyperlink w:anchor="_Toc230215520" w:history="1">
            <w:r w:rsidRPr="0042208F">
              <w:rPr>
                <w:rStyle w:val="Hyperlink"/>
                <w:noProof/>
              </w:rPr>
              <w:t>APÊNDICE B - REQUISITOS FUNCIONAIS</w:t>
            </w:r>
            <w:r>
              <w:rPr>
                <w:noProof/>
                <w:webHidden/>
              </w:rPr>
              <w:tab/>
            </w:r>
            <w:r>
              <w:rPr>
                <w:noProof/>
                <w:webHidden/>
              </w:rPr>
              <w:fldChar w:fldCharType="begin"/>
            </w:r>
            <w:r>
              <w:rPr>
                <w:noProof/>
                <w:webHidden/>
              </w:rPr>
              <w:instrText xml:space="preserve"> PAGEREF _Toc230215520 \h </w:instrText>
            </w:r>
            <w:r>
              <w:rPr>
                <w:noProof/>
                <w:webHidden/>
              </w:rPr>
            </w:r>
            <w:r>
              <w:rPr>
                <w:noProof/>
                <w:webHidden/>
              </w:rPr>
              <w:fldChar w:fldCharType="separate"/>
            </w:r>
            <w:r>
              <w:rPr>
                <w:noProof/>
                <w:webHidden/>
              </w:rPr>
              <w:t>25</w:t>
            </w:r>
            <w:r>
              <w:rPr>
                <w:noProof/>
                <w:webHidden/>
              </w:rPr>
              <w:fldChar w:fldCharType="end"/>
            </w:r>
          </w:hyperlink>
        </w:p>
        <w:p w14:paraId="3260CFB7" w14:textId="5F7FF239" w:rsidR="00613A6F" w:rsidRDefault="00613A6F" w:rsidP="00C61B3A">
          <w:pPr>
            <w:pStyle w:val="Sumrio1"/>
            <w:rPr>
              <w:rFonts w:asciiTheme="minorHAnsi" w:eastAsiaTheme="minorEastAsia" w:hAnsiTheme="minorHAnsi" w:cstheme="minorBidi"/>
              <w:noProof/>
              <w:kern w:val="0"/>
              <w:sz w:val="22"/>
              <w:szCs w:val="22"/>
              <w:lang w:eastAsia="pt-BR"/>
              <w14:ligatures w14:val="none"/>
            </w:rPr>
          </w:pPr>
          <w:hyperlink w:anchor="_Toc230215521" w:history="1">
            <w:r w:rsidRPr="0042208F">
              <w:rPr>
                <w:rStyle w:val="Hyperlink"/>
                <w:noProof/>
              </w:rPr>
              <w:t>APÊNDICE C - REQUISITOS NÃO FUNCIONAIS</w:t>
            </w:r>
            <w:r>
              <w:rPr>
                <w:noProof/>
                <w:webHidden/>
              </w:rPr>
              <w:tab/>
            </w:r>
            <w:r>
              <w:rPr>
                <w:noProof/>
                <w:webHidden/>
              </w:rPr>
              <w:fldChar w:fldCharType="begin"/>
            </w:r>
            <w:r>
              <w:rPr>
                <w:noProof/>
                <w:webHidden/>
              </w:rPr>
              <w:instrText xml:space="preserve"> PAGEREF _Toc230215521 \h </w:instrText>
            </w:r>
            <w:r>
              <w:rPr>
                <w:noProof/>
                <w:webHidden/>
              </w:rPr>
            </w:r>
            <w:r>
              <w:rPr>
                <w:noProof/>
                <w:webHidden/>
              </w:rPr>
              <w:fldChar w:fldCharType="separate"/>
            </w:r>
            <w:r>
              <w:rPr>
                <w:noProof/>
                <w:webHidden/>
              </w:rPr>
              <w:t>27</w:t>
            </w:r>
            <w:r>
              <w:rPr>
                <w:noProof/>
                <w:webHidden/>
              </w:rPr>
              <w:fldChar w:fldCharType="end"/>
            </w:r>
          </w:hyperlink>
        </w:p>
        <w:p w14:paraId="470D76EC" w14:textId="389D3D23" w:rsidR="00613A6F" w:rsidRDefault="00613A6F" w:rsidP="00C61B3A">
          <w:pPr>
            <w:pStyle w:val="Sumrio1"/>
            <w:rPr>
              <w:rFonts w:asciiTheme="minorHAnsi" w:eastAsiaTheme="minorEastAsia" w:hAnsiTheme="minorHAnsi" w:cstheme="minorBidi"/>
              <w:noProof/>
              <w:kern w:val="0"/>
              <w:sz w:val="22"/>
              <w:szCs w:val="22"/>
              <w:lang w:eastAsia="pt-BR"/>
              <w14:ligatures w14:val="none"/>
            </w:rPr>
          </w:pPr>
          <w:hyperlink w:anchor="_Toc230215522" w:history="1">
            <w:r w:rsidRPr="0042208F">
              <w:rPr>
                <w:rStyle w:val="Hyperlink"/>
                <w:noProof/>
              </w:rPr>
              <w:t>APÊNDICE D - REGRAS DE NEGÓCIO</w:t>
            </w:r>
            <w:r>
              <w:rPr>
                <w:noProof/>
                <w:webHidden/>
              </w:rPr>
              <w:tab/>
            </w:r>
            <w:r>
              <w:rPr>
                <w:noProof/>
                <w:webHidden/>
              </w:rPr>
              <w:fldChar w:fldCharType="begin"/>
            </w:r>
            <w:r>
              <w:rPr>
                <w:noProof/>
                <w:webHidden/>
              </w:rPr>
              <w:instrText xml:space="preserve"> PAGEREF _Toc230215522 \h </w:instrText>
            </w:r>
            <w:r>
              <w:rPr>
                <w:noProof/>
                <w:webHidden/>
              </w:rPr>
            </w:r>
            <w:r>
              <w:rPr>
                <w:noProof/>
                <w:webHidden/>
              </w:rPr>
              <w:fldChar w:fldCharType="separate"/>
            </w:r>
            <w:r>
              <w:rPr>
                <w:noProof/>
                <w:webHidden/>
              </w:rPr>
              <w:t>29</w:t>
            </w:r>
            <w:r>
              <w:rPr>
                <w:noProof/>
                <w:webHidden/>
              </w:rPr>
              <w:fldChar w:fldCharType="end"/>
            </w:r>
          </w:hyperlink>
        </w:p>
        <w:p w14:paraId="027B1F03" w14:textId="6A981499" w:rsidR="00120861" w:rsidRDefault="00120861" w:rsidP="00C61B3A">
          <w:r>
            <w:rPr>
              <w:b/>
              <w:bCs/>
            </w:rPr>
            <w:fldChar w:fldCharType="end"/>
          </w:r>
        </w:p>
      </w:sdtContent>
    </w:sdt>
    <w:p w14:paraId="2E3DA9FB" w14:textId="77777777" w:rsidR="00494138" w:rsidRDefault="00494138" w:rsidP="00494138"/>
    <w:p w14:paraId="6F35A321" w14:textId="77777777" w:rsidR="00494138" w:rsidRDefault="00494138" w:rsidP="00494138">
      <w:pPr>
        <w:sectPr w:rsidR="00494138" w:rsidSect="003B5B2B">
          <w:pgSz w:w="11906" w:h="16838"/>
          <w:pgMar w:top="1701" w:right="1134" w:bottom="1134" w:left="1701" w:header="709" w:footer="709" w:gutter="0"/>
          <w:cols w:space="708"/>
          <w:docGrid w:linePitch="360"/>
        </w:sectPr>
      </w:pPr>
    </w:p>
    <w:p w14:paraId="3DB8A242" w14:textId="6EBC570A" w:rsidR="00494138" w:rsidRDefault="007009F1" w:rsidP="007009F1">
      <w:pPr>
        <w:pStyle w:val="Ttulo1"/>
      </w:pPr>
      <w:bookmarkStart w:id="7" w:name="_Toc230215501"/>
      <w:r>
        <w:lastRenderedPageBreak/>
        <w:t>INTRODUÇÃO</w:t>
      </w:r>
      <w:bookmarkEnd w:id="7"/>
    </w:p>
    <w:p w14:paraId="7ACB737D" w14:textId="1DE11AB1" w:rsidR="007009F1" w:rsidRDefault="007009F1" w:rsidP="007009F1"/>
    <w:p w14:paraId="76E2438D" w14:textId="704D7864" w:rsidR="007009F1" w:rsidRDefault="009D7274" w:rsidP="009D7274">
      <w:pPr>
        <w:pStyle w:val="Pargrafo"/>
      </w:pPr>
      <w:r>
        <w:t xml:space="preserve">Nos últimos anos, o </w:t>
      </w:r>
      <w:r w:rsidRPr="009D7274">
        <w:t>surgimento e popularização dos assistentes conversacionais</w:t>
      </w:r>
      <w:r>
        <w:t xml:space="preserve"> de </w:t>
      </w:r>
      <w:r w:rsidR="00893816">
        <w:t>i</w:t>
      </w:r>
      <w:r>
        <w:t>nteligência</w:t>
      </w:r>
      <w:r w:rsidR="00893816">
        <w:t xml:space="preserve"> a</w:t>
      </w:r>
      <w:r>
        <w:t>rtificial (IA)</w:t>
      </w:r>
      <w:r w:rsidRPr="009D7274">
        <w:t xml:space="preserve"> transform</w:t>
      </w:r>
      <w:r w:rsidR="00C85880">
        <w:t>aram</w:t>
      </w:r>
      <w:r w:rsidRPr="009D7274">
        <w:t xml:space="preserve"> </w:t>
      </w:r>
      <w:r>
        <w:t>significativamente</w:t>
      </w:r>
      <w:r w:rsidRPr="009D7274">
        <w:t xml:space="preserve"> a maneira como </w:t>
      </w:r>
      <w:r w:rsidR="00C357DB">
        <w:t>a sociedade</w:t>
      </w:r>
      <w:r w:rsidRPr="009D7274">
        <w:t xml:space="preserve"> interage com sistemas computacionais. Trata-se de um fenômeno global de consolidação acelerada, </w:t>
      </w:r>
      <w:r w:rsidR="004A13B8" w:rsidRPr="004A13B8">
        <w:t xml:space="preserve">amplamente </w:t>
      </w:r>
      <w:r w:rsidR="00650833">
        <w:t>observado</w:t>
      </w:r>
      <w:r w:rsidR="004A13B8" w:rsidRPr="004A13B8">
        <w:t xml:space="preserve"> no cotidiano de indivíduos e organizações</w:t>
      </w:r>
      <w:r w:rsidR="004A13B8">
        <w:t xml:space="preserve">, </w:t>
      </w:r>
      <w:r w:rsidRPr="009D7274">
        <w:t xml:space="preserve">no qual </w:t>
      </w:r>
      <w:r>
        <w:t>o paradigma de</w:t>
      </w:r>
      <w:r w:rsidRPr="009D7274">
        <w:t xml:space="preserve"> comunicação em linguagem natural deixou de ser um recurso isolado de pesquisa para se </w:t>
      </w:r>
      <w:r w:rsidR="000820ED">
        <w:t>estabelecer</w:t>
      </w:r>
      <w:r w:rsidRPr="009D7274">
        <w:t xml:space="preserve"> como interface predominante em uma variedade de </w:t>
      </w:r>
      <w:r>
        <w:t>soluções</w:t>
      </w:r>
      <w:r w:rsidRPr="009D7274">
        <w:t xml:space="preserve"> digitais</w:t>
      </w:r>
      <w:r>
        <w:t xml:space="preserve"> </w:t>
      </w:r>
      <w:r w:rsidR="007009F1">
        <w:t xml:space="preserve">capazes de otimizar </w:t>
      </w:r>
      <w:r w:rsidR="000820ED">
        <w:t xml:space="preserve">diversas demandas </w:t>
      </w:r>
      <w:r w:rsidR="007009F1">
        <w:t>e aprimorar a experiência do usuário</w:t>
      </w:r>
      <w:r w:rsidR="00C357DB">
        <w:t>,</w:t>
      </w:r>
      <w:r w:rsidR="000820ED">
        <w:t xml:space="preserve"> </w:t>
      </w:r>
      <w:r w:rsidR="000820ED" w:rsidRPr="000820ED">
        <w:t>influencia</w:t>
      </w:r>
      <w:r w:rsidR="00C357DB">
        <w:t>ndo suas</w:t>
      </w:r>
      <w:r w:rsidR="000820ED" w:rsidRPr="000820ED">
        <w:t xml:space="preserve"> expectativas</w:t>
      </w:r>
      <w:r w:rsidR="00C357DB">
        <w:t xml:space="preserve"> </w:t>
      </w:r>
      <w:r w:rsidR="00C97455">
        <w:t xml:space="preserve">quanto </w:t>
      </w:r>
      <w:r w:rsidR="00582EB2">
        <w:t>à</w:t>
      </w:r>
      <w:r w:rsidR="00C97455">
        <w:t xml:space="preserve"> interatividade de qualquer </w:t>
      </w:r>
      <w:r w:rsidR="00621507">
        <w:t>software</w:t>
      </w:r>
      <w:r w:rsidR="00C357DB">
        <w:t>.</w:t>
      </w:r>
    </w:p>
    <w:p w14:paraId="67108A7D" w14:textId="009DC87D" w:rsidR="004875F8" w:rsidRDefault="004875F8" w:rsidP="004875F8"/>
    <w:p w14:paraId="4021062D" w14:textId="7F92E0D1" w:rsidR="004875F8" w:rsidRDefault="004875F8" w:rsidP="004875F8">
      <w:pPr>
        <w:pStyle w:val="Ttulo2"/>
      </w:pPr>
      <w:bookmarkStart w:id="8" w:name="_Toc230215502"/>
      <w:r>
        <w:t>Definição do Problema</w:t>
      </w:r>
      <w:bookmarkEnd w:id="8"/>
    </w:p>
    <w:p w14:paraId="10BBE9F4" w14:textId="77777777" w:rsidR="004875F8" w:rsidRDefault="004875F8" w:rsidP="004875F8"/>
    <w:p w14:paraId="291EA561" w14:textId="17BB3B81" w:rsidR="00FD0113" w:rsidRDefault="007009F1" w:rsidP="004B1942">
      <w:pPr>
        <w:pStyle w:val="Pargrafo"/>
      </w:pPr>
      <w:commentRangeStart w:id="9"/>
      <w:commentRangeStart w:id="10"/>
      <w:r>
        <w:t xml:space="preserve">No contexto acadêmico, </w:t>
      </w:r>
      <w:r w:rsidR="000A6E27">
        <w:t xml:space="preserve">o </w:t>
      </w:r>
      <w:commentRangeStart w:id="11"/>
      <w:r w:rsidR="000A6E27">
        <w:t xml:space="preserve">gerenciamento </w:t>
      </w:r>
      <w:r w:rsidR="0006555E">
        <w:t>d</w:t>
      </w:r>
      <w:r w:rsidR="00246E3A">
        <w:t>a produção cient</w:t>
      </w:r>
      <w:r w:rsidR="0084108E">
        <w:t>í</w:t>
      </w:r>
      <w:r w:rsidR="00246E3A">
        <w:t>fica</w:t>
      </w:r>
      <w:r w:rsidR="0006555E">
        <w:t xml:space="preserve"> </w:t>
      </w:r>
      <w:commentRangeEnd w:id="11"/>
      <w:r w:rsidR="00341ACA">
        <w:rPr>
          <w:rStyle w:val="Refdecomentrio"/>
          <w:sz w:val="24"/>
          <w:szCs w:val="24"/>
        </w:rPr>
        <w:commentReference w:id="11"/>
      </w:r>
      <w:r w:rsidR="0006555E">
        <w:t>e dos</w:t>
      </w:r>
      <w:r>
        <w:t xml:space="preserve"> recursos compartilhados como </w:t>
      </w:r>
      <w:r w:rsidR="004F140B">
        <w:t>laboratórios, espaços de estudo</w:t>
      </w:r>
      <w:r w:rsidR="00246E3A">
        <w:t xml:space="preserve"> </w:t>
      </w:r>
      <w:r w:rsidR="00503EA7">
        <w:t>e maquinário</w:t>
      </w:r>
      <w:r w:rsidR="00246E3A">
        <w:t xml:space="preserve"> </w:t>
      </w:r>
      <w:r w:rsidR="003125E5">
        <w:t>avançado</w:t>
      </w:r>
      <w:r w:rsidR="00246E3A">
        <w:t xml:space="preserve"> </w:t>
      </w:r>
      <w:r w:rsidR="00FA5B35">
        <w:t>depende</w:t>
      </w:r>
      <w:r w:rsidR="00FA5B35" w:rsidRPr="00FA5B35">
        <w:t xml:space="preserve">, em geral, </w:t>
      </w:r>
      <w:r w:rsidR="00FA5B35">
        <w:t>de abordagens manuais ou sistemas com interfaces gráficas convencionais</w:t>
      </w:r>
      <w:r w:rsidR="00433538">
        <w:t>,</w:t>
      </w:r>
      <w:r w:rsidR="00FA5B35">
        <w:t xml:space="preserve"> </w:t>
      </w:r>
      <w:r w:rsidR="00893816">
        <w:t xml:space="preserve">não </w:t>
      </w:r>
      <w:r w:rsidR="00AB1C42">
        <w:t>explorando</w:t>
      </w:r>
      <w:r w:rsidR="00893816">
        <w:t xml:space="preserve"> </w:t>
      </w:r>
      <w:r w:rsidR="00893816" w:rsidRPr="00893816">
        <w:t>o potencial que as tecnologias de inteligência artificial oferecem para tornar esse processo mais eficiente</w:t>
      </w:r>
      <w:r w:rsidR="0006555E">
        <w:t xml:space="preserve">, </w:t>
      </w:r>
      <w:r w:rsidR="004B1942">
        <w:t xml:space="preserve">evitar </w:t>
      </w:r>
      <w:r>
        <w:t>a subutilização ou sobrecarga dos ativos</w:t>
      </w:r>
      <w:r w:rsidR="0006555E">
        <w:t xml:space="preserve"> e facilitar o acesso </w:t>
      </w:r>
      <w:r w:rsidR="00246E3A">
        <w:t>à base de conhecimento institucional</w:t>
      </w:r>
      <w:r w:rsidR="00C569E5">
        <w:t xml:space="preserve"> </w:t>
      </w:r>
      <w:r w:rsidR="00C569E5" w:rsidRPr="00C569E5">
        <w:t>(IZOURANE et al., 2024)</w:t>
      </w:r>
      <w:r w:rsidR="000D70F4">
        <w:t>.</w:t>
      </w:r>
    </w:p>
    <w:p w14:paraId="4A23F97B" w14:textId="6126D0A1" w:rsidR="00FD0113" w:rsidRDefault="00BA531A" w:rsidP="004B1942">
      <w:pPr>
        <w:pStyle w:val="Pargrafo"/>
      </w:pPr>
      <w:r>
        <w:t xml:space="preserve">Ademais, é pertinente mencionar </w:t>
      </w:r>
      <w:r w:rsidR="007B7B2A">
        <w:t>que o uso d</w:t>
      </w:r>
      <w:r w:rsidR="00D82C3D">
        <w:t>e modelos de</w:t>
      </w:r>
      <w:r w:rsidR="007B7B2A">
        <w:t xml:space="preserve"> IA</w:t>
      </w:r>
      <w:r w:rsidR="00D82C3D">
        <w:t xml:space="preserve"> </w:t>
      </w:r>
      <w:r w:rsidR="00E330FF">
        <w:t>para reconhecimento e síntese de fala</w:t>
      </w:r>
      <w:r w:rsidR="007B7B2A">
        <w:t xml:space="preserve"> pode </w:t>
      </w:r>
      <w:r w:rsidR="006E28AE">
        <w:t xml:space="preserve">contribuir de forma relevante </w:t>
      </w:r>
      <w:r>
        <w:t xml:space="preserve">para </w:t>
      </w:r>
      <w:r w:rsidR="006E28AE">
        <w:t xml:space="preserve">a </w:t>
      </w:r>
      <w:r>
        <w:t>dimensão da acessibilidade</w:t>
      </w:r>
      <w:r w:rsidR="00E330FF">
        <w:t xml:space="preserve"> e inclusão de indivíduos com deficiência visual</w:t>
      </w:r>
      <w:r w:rsidR="00C569E5">
        <w:t xml:space="preserve"> </w:t>
      </w:r>
      <w:r w:rsidR="00893A52" w:rsidRPr="00893A52">
        <w:t xml:space="preserve">ou motora, especialmente aqueles com limitações nos membros superiores que restringem o uso </w:t>
      </w:r>
      <w:r w:rsidR="00193023">
        <w:t>habitual</w:t>
      </w:r>
      <w:r w:rsidR="00893A52" w:rsidRPr="00893A52">
        <w:t xml:space="preserve"> de dispositivos de entrada</w:t>
      </w:r>
      <w:r w:rsidR="00893A52">
        <w:t xml:space="preserve"> </w:t>
      </w:r>
      <w:r w:rsidR="00C569E5" w:rsidRPr="00C569E5">
        <w:t>(HAUCK et al., 2025)</w:t>
      </w:r>
      <w:r w:rsidR="006E28AE">
        <w:t>.</w:t>
      </w:r>
      <w:r w:rsidR="00FD0113">
        <w:t xml:space="preserve"> </w:t>
      </w:r>
    </w:p>
    <w:p w14:paraId="769C6F22" w14:textId="7D2A59EF" w:rsidR="00C062F3" w:rsidRDefault="00A65D18" w:rsidP="004B1942">
      <w:pPr>
        <w:pStyle w:val="Pargrafo"/>
      </w:pPr>
      <w:r>
        <w:t>Observa</w:t>
      </w:r>
      <w:r w:rsidR="00FD0113" w:rsidRPr="00FD0113">
        <w:t>-se, portanto,</w:t>
      </w:r>
      <w:r w:rsidR="00FD0113">
        <w:t xml:space="preserve"> </w:t>
      </w:r>
      <w:r w:rsidR="00FD0113" w:rsidRPr="00FD0113">
        <w:t>a necessidade de soluções inteligentes capazes de integrar gerenciamento acadêmico, otimização de recursos e mecanismos de acessibilidade em uma única plataforma.</w:t>
      </w:r>
      <w:commentRangeEnd w:id="9"/>
      <w:r w:rsidR="00E86F1A">
        <w:rPr>
          <w:rStyle w:val="Refdecomentrio"/>
          <w:sz w:val="24"/>
          <w:szCs w:val="24"/>
        </w:rPr>
        <w:commentReference w:id="9"/>
      </w:r>
      <w:commentRangeEnd w:id="10"/>
      <w:r w:rsidR="008951DC">
        <w:rPr>
          <w:rStyle w:val="Refdecomentrio"/>
          <w:sz w:val="24"/>
          <w:szCs w:val="24"/>
        </w:rPr>
        <w:commentReference w:id="10"/>
      </w:r>
    </w:p>
    <w:p w14:paraId="47E9CF15" w14:textId="14BC1932" w:rsidR="00971F7D" w:rsidRDefault="00971F7D">
      <w:pPr>
        <w:spacing w:after="160" w:line="278" w:lineRule="auto"/>
        <w:jc w:val="left"/>
      </w:pPr>
      <w:r>
        <w:br w:type="page"/>
      </w:r>
    </w:p>
    <w:p w14:paraId="56290C03" w14:textId="43CC5074" w:rsidR="004875F8" w:rsidRDefault="00732965" w:rsidP="004875F8">
      <w:pPr>
        <w:pStyle w:val="Ttulo2"/>
      </w:pPr>
      <w:bookmarkStart w:id="12" w:name="_Toc230215503"/>
      <w:r>
        <w:lastRenderedPageBreak/>
        <w:t>Proposta</w:t>
      </w:r>
      <w:r w:rsidR="00971F7D">
        <w:t xml:space="preserve"> de Contribuição</w:t>
      </w:r>
      <w:bookmarkEnd w:id="12"/>
    </w:p>
    <w:p w14:paraId="54181974" w14:textId="77777777" w:rsidR="004875F8" w:rsidRDefault="004875F8" w:rsidP="004875F8"/>
    <w:p w14:paraId="55C9518F" w14:textId="24076187" w:rsidR="00537FD9" w:rsidRDefault="00A65D18" w:rsidP="002A7F69">
      <w:pPr>
        <w:pStyle w:val="Pargrafo"/>
      </w:pPr>
      <w:r>
        <w:t>Diante desse cenário</w:t>
      </w:r>
      <w:r w:rsidR="007009F1">
        <w:t xml:space="preserve">, </w:t>
      </w:r>
      <w:r w:rsidR="00031EB5">
        <w:t>este</w:t>
      </w:r>
      <w:r w:rsidR="00153F66">
        <w:t xml:space="preserve"> trabalho propõe</w:t>
      </w:r>
      <w:r w:rsidR="007009F1">
        <w:t xml:space="preserve"> o desenvolvimento </w:t>
      </w:r>
      <w:r w:rsidR="00CD27C5" w:rsidRPr="00CD27C5">
        <w:rPr>
          <w:i/>
          <w:iCs/>
        </w:rPr>
        <w:t>open source</w:t>
      </w:r>
      <w:r w:rsidR="00CD27C5" w:rsidRPr="00CD27C5">
        <w:t xml:space="preserve"> </w:t>
      </w:r>
      <w:r w:rsidR="007009F1">
        <w:t xml:space="preserve">de </w:t>
      </w:r>
      <w:commentRangeStart w:id="13"/>
      <w:r w:rsidR="007009F1">
        <w:t>um assistente</w:t>
      </w:r>
      <w:r w:rsidR="00E330FF">
        <w:t xml:space="preserve"> inteligente</w:t>
      </w:r>
      <w:r w:rsidR="00A350DF">
        <w:t xml:space="preserve"> </w:t>
      </w:r>
      <w:r w:rsidR="00CD27C5">
        <w:t xml:space="preserve">adaptável </w:t>
      </w:r>
      <w:commentRangeEnd w:id="13"/>
      <w:r w:rsidR="002233C3">
        <w:rPr>
          <w:rStyle w:val="Refdecomentrio"/>
          <w:sz w:val="24"/>
          <w:szCs w:val="24"/>
        </w:rPr>
        <w:commentReference w:id="13"/>
      </w:r>
      <w:r w:rsidR="00E330FF">
        <w:t>destinado</w:t>
      </w:r>
      <w:r w:rsidR="000A6E27">
        <w:t xml:space="preserve"> à gestão d</w:t>
      </w:r>
      <w:r w:rsidR="000B1B31">
        <w:t>e</w:t>
      </w:r>
      <w:r w:rsidR="000A6E27">
        <w:t xml:space="preserve"> </w:t>
      </w:r>
      <w:r w:rsidR="007009F1">
        <w:t>agendamento</w:t>
      </w:r>
      <w:r w:rsidR="000B1B31">
        <w:t>s</w:t>
      </w:r>
      <w:r w:rsidR="00AA1852">
        <w:t xml:space="preserve"> </w:t>
      </w:r>
      <w:r w:rsidR="003D1D0A">
        <w:t xml:space="preserve">de </w:t>
      </w:r>
      <w:r w:rsidR="000A6E27">
        <w:t xml:space="preserve">recursos e à </w:t>
      </w:r>
      <w:commentRangeStart w:id="14"/>
      <w:r w:rsidR="00031EB5">
        <w:t>elaboração</w:t>
      </w:r>
      <w:r w:rsidR="000A6E27">
        <w:t xml:space="preserve"> de um repositório de conhecimento</w:t>
      </w:r>
      <w:r w:rsidR="000B1B31">
        <w:t xml:space="preserve"> </w:t>
      </w:r>
      <w:r w:rsidR="000A6E27">
        <w:t>para instituições de ensino</w:t>
      </w:r>
      <w:commentRangeEnd w:id="14"/>
      <w:r w:rsidR="00244218">
        <w:rPr>
          <w:rStyle w:val="Refdecomentrio"/>
          <w:sz w:val="24"/>
          <w:szCs w:val="24"/>
        </w:rPr>
        <w:commentReference w:id="14"/>
      </w:r>
      <w:r w:rsidR="000A6E27">
        <w:t>.</w:t>
      </w:r>
    </w:p>
    <w:p w14:paraId="29937745" w14:textId="5A7BADD9" w:rsidR="00246ABC" w:rsidRDefault="004E4795" w:rsidP="002A7F69">
      <w:pPr>
        <w:pStyle w:val="Pargrafo"/>
      </w:pPr>
      <w:r w:rsidRPr="004E4795">
        <w:t xml:space="preserve">A arquitetura </w:t>
      </w:r>
      <w:r>
        <w:t>da solução</w:t>
      </w:r>
      <w:r w:rsidR="008678BC">
        <w:t xml:space="preserve"> </w:t>
      </w:r>
      <w:r w:rsidR="00246ABC">
        <w:t>abrange</w:t>
      </w:r>
      <w:r w:rsidRPr="004E4795">
        <w:t xml:space="preserve"> </w:t>
      </w:r>
      <w:r w:rsidR="00031EB5">
        <w:t xml:space="preserve">a utilização de </w:t>
      </w:r>
      <w:r w:rsidRPr="004E4795">
        <w:t xml:space="preserve">um </w:t>
      </w:r>
      <w:r w:rsidRPr="003F742A">
        <w:rPr>
          <w:i/>
          <w:iCs/>
        </w:rPr>
        <w:t>Large Language Model</w:t>
      </w:r>
      <w:r w:rsidRPr="004E4795">
        <w:t xml:space="preserve"> (LLM)</w:t>
      </w:r>
      <w:r w:rsidR="0034318B">
        <w:t xml:space="preserve"> </w:t>
      </w:r>
      <w:r w:rsidR="00D55F14">
        <w:t xml:space="preserve">adequado para execução </w:t>
      </w:r>
      <w:r w:rsidR="0034318B">
        <w:t>local</w:t>
      </w:r>
      <w:r w:rsidRPr="004E4795">
        <w:t xml:space="preserve">, combinado à técnica de </w:t>
      </w:r>
      <w:r w:rsidRPr="003F742A">
        <w:rPr>
          <w:i/>
          <w:iCs/>
        </w:rPr>
        <w:t>Retrieval-Augmented Generation</w:t>
      </w:r>
      <w:r w:rsidRPr="004E4795">
        <w:t xml:space="preserve"> (RAG</w:t>
      </w:r>
      <w:r w:rsidR="007449E0">
        <w:t>)</w:t>
      </w:r>
      <w:r w:rsidRPr="004E4795">
        <w:t>, que permite</w:t>
      </w:r>
      <w:r w:rsidR="00443BC4">
        <w:t xml:space="preserve"> </w:t>
      </w:r>
      <w:r w:rsidR="007449E0">
        <w:t>a incorporação</w:t>
      </w:r>
      <w:r w:rsidRPr="004E4795">
        <w:t xml:space="preserve">, em tempo de inferência, </w:t>
      </w:r>
      <w:r w:rsidR="007449E0">
        <w:t xml:space="preserve">de </w:t>
      </w:r>
      <w:r w:rsidRPr="004E4795">
        <w:t>informações contidas em documentos</w:t>
      </w:r>
      <w:r w:rsidR="00F67598">
        <w:t xml:space="preserve"> previamente</w:t>
      </w:r>
      <w:r w:rsidRPr="004E4795">
        <w:t xml:space="preserve"> indexados pela instituição</w:t>
      </w:r>
      <w:r w:rsidR="004A13B8" w:rsidRPr="004A13B8">
        <w:t xml:space="preserve">, tornando o </w:t>
      </w:r>
      <w:commentRangeStart w:id="15"/>
      <w:r w:rsidR="004A13B8" w:rsidRPr="004A13B8">
        <w:t>assistente especializado no acervo produzido pela própria comunidade acadêmica</w:t>
      </w:r>
      <w:r w:rsidR="00D55F14">
        <w:t xml:space="preserve"> em que está inserido</w:t>
      </w:r>
      <w:commentRangeEnd w:id="15"/>
      <w:r w:rsidR="00167DCE">
        <w:rPr>
          <w:rStyle w:val="Refdecomentrio"/>
          <w:sz w:val="24"/>
          <w:szCs w:val="24"/>
        </w:rPr>
        <w:commentReference w:id="15"/>
      </w:r>
      <w:r w:rsidR="00353A25">
        <w:t xml:space="preserve">. O escopo do projeto </w:t>
      </w:r>
      <w:r w:rsidR="00095B2E">
        <w:t>não</w:t>
      </w:r>
      <w:r w:rsidR="00353A25">
        <w:t xml:space="preserve"> </w:t>
      </w:r>
      <w:r w:rsidR="001D3D22">
        <w:t>prevê</w:t>
      </w:r>
      <w:r w:rsidR="00095B2E">
        <w:t xml:space="preserve"> </w:t>
      </w:r>
      <w:r w:rsidR="00353A25">
        <w:t>integração com mecanismos de</w:t>
      </w:r>
      <w:r w:rsidR="00353A25" w:rsidRPr="002430C4">
        <w:t xml:space="preserve"> busca na internet</w:t>
      </w:r>
      <w:r w:rsidR="00353A25">
        <w:t>,</w:t>
      </w:r>
      <w:r w:rsidR="00200075">
        <w:t xml:space="preserve"> </w:t>
      </w:r>
      <w:r w:rsidR="00834F39">
        <w:t xml:space="preserve">recurso amplamente </w:t>
      </w:r>
      <w:r w:rsidR="00163D7E">
        <w:t>oferecido</w:t>
      </w:r>
      <w:r w:rsidR="00834F39">
        <w:t xml:space="preserve"> </w:t>
      </w:r>
      <w:r w:rsidR="00163D7E">
        <w:t>p</w:t>
      </w:r>
      <w:r w:rsidR="00FD7D4F">
        <w:t>or</w:t>
      </w:r>
      <w:r w:rsidR="00834F39">
        <w:t xml:space="preserve"> ferramentas comerciais </w:t>
      </w:r>
      <w:r w:rsidR="00FD7D4F">
        <w:t>semelhantes</w:t>
      </w:r>
      <w:r w:rsidR="00834F39">
        <w:t xml:space="preserve"> que podem ser utilizadas </w:t>
      </w:r>
      <w:r w:rsidR="00163D7E">
        <w:t xml:space="preserve">em </w:t>
      </w:r>
      <w:r w:rsidR="00D55F14">
        <w:t xml:space="preserve">paralelo, </w:t>
      </w:r>
      <w:r w:rsidR="00FD7D4F">
        <w:t>atendendo</w:t>
      </w:r>
      <w:r w:rsidR="00D55F14">
        <w:t>, dessa forma,</w:t>
      </w:r>
      <w:r w:rsidR="007C609B">
        <w:t xml:space="preserve"> </w:t>
      </w:r>
      <w:r w:rsidR="00D55F14">
        <w:t xml:space="preserve">a </w:t>
      </w:r>
      <w:r w:rsidR="00D55F14" w:rsidRPr="00D55F14">
        <w:t>diferentes</w:t>
      </w:r>
      <w:r w:rsidR="00FD7D4F">
        <w:t xml:space="preserve"> </w:t>
      </w:r>
      <w:r w:rsidR="00356940">
        <w:t>necessidades</w:t>
      </w:r>
      <w:r w:rsidRPr="004E4795">
        <w:t>.</w:t>
      </w:r>
      <w:r w:rsidR="002A7F69">
        <w:t xml:space="preserve"> </w:t>
      </w:r>
      <w:r w:rsidRPr="004E4795">
        <w:t xml:space="preserve">A interação por voz é viabilizada por </w:t>
      </w:r>
      <w:r w:rsidR="00443BC4">
        <w:t>tecnologias</w:t>
      </w:r>
      <w:r w:rsidRPr="004E4795">
        <w:t xml:space="preserve"> de </w:t>
      </w:r>
      <w:r w:rsidRPr="003F742A">
        <w:rPr>
          <w:i/>
          <w:iCs/>
        </w:rPr>
        <w:t>Automatic Speech Recognition</w:t>
      </w:r>
      <w:r w:rsidRPr="004E4795">
        <w:t xml:space="preserve"> (ASR</w:t>
      </w:r>
      <w:r w:rsidR="007449E0">
        <w:t>)</w:t>
      </w:r>
      <w:r w:rsidRPr="004E4795">
        <w:t xml:space="preserve"> e </w:t>
      </w:r>
      <w:r w:rsidRPr="003F742A">
        <w:rPr>
          <w:i/>
          <w:iCs/>
        </w:rPr>
        <w:t>Text-to-Speech</w:t>
      </w:r>
      <w:r w:rsidRPr="004E4795">
        <w:t xml:space="preserve"> (TTS</w:t>
      </w:r>
      <w:r w:rsidR="007449E0">
        <w:t>)</w:t>
      </w:r>
      <w:r w:rsidRPr="004E4795">
        <w:t xml:space="preserve">, </w:t>
      </w:r>
      <w:r w:rsidR="00650833">
        <w:t>expandindo</w:t>
      </w:r>
      <w:r w:rsidRPr="004E4795">
        <w:t xml:space="preserve"> o alcance </w:t>
      </w:r>
      <w:r w:rsidR="004C77FD">
        <w:t>para além da interface textual</w:t>
      </w:r>
      <w:r w:rsidRPr="004E4795">
        <w:t xml:space="preserve">. </w:t>
      </w:r>
      <w:commentRangeStart w:id="16"/>
      <w:r w:rsidRPr="004E4795">
        <w:t xml:space="preserve">A persistência dos agendamentos é </w:t>
      </w:r>
      <w:r w:rsidR="00246ABC">
        <w:t>realizada</w:t>
      </w:r>
      <w:r w:rsidRPr="004E4795">
        <w:t xml:space="preserve"> por um banco de dados relacional</w:t>
      </w:r>
      <w:r w:rsidR="001451DA">
        <w:t xml:space="preserve"> integra</w:t>
      </w:r>
      <w:r w:rsidR="000B20A5">
        <w:t>do</w:t>
      </w:r>
      <w:r w:rsidRPr="004E4795">
        <w:t xml:space="preserve"> p</w:t>
      </w:r>
      <w:r w:rsidR="00B01C98">
        <w:t>elo</w:t>
      </w:r>
      <w:r w:rsidRPr="004E4795">
        <w:t xml:space="preserve"> </w:t>
      </w:r>
      <w:r w:rsidRPr="003F742A">
        <w:rPr>
          <w:i/>
          <w:iCs/>
        </w:rPr>
        <w:t>Model Context Protocol</w:t>
      </w:r>
      <w:r w:rsidRPr="004E4795">
        <w:t xml:space="preserve"> (MCP), que </w:t>
      </w:r>
      <w:r w:rsidR="00CF3E9F">
        <w:t>possibilita</w:t>
      </w:r>
      <w:r w:rsidRPr="004E4795">
        <w:t xml:space="preserve"> ao LLM consultar e manipular registros de disponibilidade e reservas diretamente no fluxo conversacional.</w:t>
      </w:r>
      <w:commentRangeEnd w:id="16"/>
      <w:r w:rsidR="006B588B">
        <w:rPr>
          <w:rStyle w:val="Refdecomentrio"/>
          <w:sz w:val="24"/>
          <w:szCs w:val="24"/>
        </w:rPr>
        <w:commentReference w:id="16"/>
      </w:r>
    </w:p>
    <w:p w14:paraId="171053AC" w14:textId="6083A492" w:rsidR="004E4795" w:rsidRDefault="004E4795" w:rsidP="002859BF">
      <w:pPr>
        <w:pStyle w:val="Pargrafo"/>
      </w:pPr>
      <w:commentRangeStart w:id="17"/>
      <w:r>
        <w:t xml:space="preserve">Por prescindir de conexão com a internet, </w:t>
      </w:r>
      <w:r w:rsidR="0034318B">
        <w:t xml:space="preserve">é possível garantir que </w:t>
      </w:r>
      <w:r>
        <w:t>o sistema</w:t>
      </w:r>
      <w:r w:rsidR="007B245C">
        <w:t xml:space="preserve"> </w:t>
      </w:r>
      <w:r w:rsidR="0084664D">
        <w:t xml:space="preserve">opere </w:t>
      </w:r>
      <w:r w:rsidR="0034318B">
        <w:t>com</w:t>
      </w:r>
      <w:r w:rsidR="007B245C">
        <w:t xml:space="preserve"> alta</w:t>
      </w:r>
      <w:r>
        <w:t xml:space="preserve"> disponibilidade</w:t>
      </w:r>
      <w:r w:rsidR="002859BF">
        <w:t>,</w:t>
      </w:r>
      <w:r>
        <w:t xml:space="preserve"> </w:t>
      </w:r>
      <w:r w:rsidR="002859BF">
        <w:t xml:space="preserve">estando condicionado apenas </w:t>
      </w:r>
      <w:r w:rsidR="00FE403F">
        <w:t xml:space="preserve">ao funcionamento </w:t>
      </w:r>
      <w:r w:rsidR="002859BF">
        <w:t>da infraestrutura interna</w:t>
      </w:r>
      <w:r w:rsidR="00CF3E9F">
        <w:t xml:space="preserve"> do </w:t>
      </w:r>
      <w:r w:rsidR="00CF3E9F" w:rsidRPr="00095B2E">
        <w:rPr>
          <w:i/>
          <w:iCs/>
        </w:rPr>
        <w:t>c</w:t>
      </w:r>
      <w:r w:rsidR="00095B2E" w:rsidRPr="00095B2E">
        <w:rPr>
          <w:i/>
          <w:iCs/>
        </w:rPr>
        <w:t>a</w:t>
      </w:r>
      <w:r w:rsidR="00CF3E9F" w:rsidRPr="00095B2E">
        <w:rPr>
          <w:i/>
          <w:iCs/>
        </w:rPr>
        <w:t>mpus</w:t>
      </w:r>
      <w:r w:rsidR="00CF3E9F">
        <w:t xml:space="preserve">. </w:t>
      </w:r>
      <w:r w:rsidR="00A72549">
        <w:t>Além disso, e</w:t>
      </w:r>
      <w:r w:rsidR="00CF3E9F">
        <w:t xml:space="preserve">sse fator </w:t>
      </w:r>
      <w:r w:rsidR="00DC0EFC">
        <w:t>contribui para o aspecto da privacidade por</w:t>
      </w:r>
      <w:r w:rsidR="00CF3E9F">
        <w:t xml:space="preserve"> </w:t>
      </w:r>
      <w:r>
        <w:t>assegura</w:t>
      </w:r>
      <w:r w:rsidR="00DC0EFC">
        <w:t>r</w:t>
      </w:r>
      <w:r w:rsidR="00FF5E65">
        <w:t xml:space="preserve"> </w:t>
      </w:r>
      <w:r>
        <w:t xml:space="preserve">que </w:t>
      </w:r>
      <w:r w:rsidR="005F7E39">
        <w:t>informações</w:t>
      </w:r>
      <w:r>
        <w:t xml:space="preserve"> sensíveis</w:t>
      </w:r>
      <w:r w:rsidR="00CD27C5">
        <w:t>,</w:t>
      </w:r>
      <w:r>
        <w:t xml:space="preserve"> incluindo documentos </w:t>
      </w:r>
      <w:r w:rsidR="00C631E5">
        <w:t>restritos</w:t>
      </w:r>
      <w:r>
        <w:t xml:space="preserve">, pesquisas estratégicas e registros de </w:t>
      </w:r>
      <w:r w:rsidR="00232DF2">
        <w:t>uso</w:t>
      </w:r>
      <w:r w:rsidR="00CD27C5">
        <w:t>,</w:t>
      </w:r>
      <w:r>
        <w:t xml:space="preserve"> permaneçam sob controle exclusivo da organização</w:t>
      </w:r>
      <w:r w:rsidR="00D36DBE">
        <w:t xml:space="preserve"> </w:t>
      </w:r>
      <w:r w:rsidR="00200075">
        <w:t>e</w:t>
      </w:r>
      <w:r w:rsidR="00650833">
        <w:t xml:space="preserve"> </w:t>
      </w:r>
      <w:r w:rsidR="00D36DBE">
        <w:t xml:space="preserve">seus próprios critérios de </w:t>
      </w:r>
      <w:r w:rsidR="00232DF2">
        <w:t>acesso</w:t>
      </w:r>
      <w:r>
        <w:t>.</w:t>
      </w:r>
      <w:r w:rsidR="00232DF2">
        <w:t xml:space="preserve"> </w:t>
      </w:r>
      <w:r w:rsidR="00AD2CFA">
        <w:t>Adicionalmente</w:t>
      </w:r>
      <w:r w:rsidR="00432317">
        <w:t xml:space="preserve">, por </w:t>
      </w:r>
      <w:r w:rsidR="0027136A">
        <w:t xml:space="preserve">dispensar serviços </w:t>
      </w:r>
      <w:r w:rsidR="00954C17">
        <w:t>em</w:t>
      </w:r>
      <w:r w:rsidR="0027136A">
        <w:t xml:space="preserve"> nuvem e assinaturas baseadas em </w:t>
      </w:r>
      <w:r w:rsidR="0027136A" w:rsidRPr="0027136A">
        <w:rPr>
          <w:i/>
          <w:iCs/>
        </w:rPr>
        <w:t>tokens</w:t>
      </w:r>
      <w:r w:rsidR="00432317">
        <w:t>,</w:t>
      </w:r>
      <w:r w:rsidR="0027136A">
        <w:t xml:space="preserve"> há</w:t>
      </w:r>
      <w:r w:rsidR="00AD2CFA">
        <w:t xml:space="preserve"> potencial </w:t>
      </w:r>
      <w:r w:rsidR="0027136A">
        <w:t xml:space="preserve">para </w:t>
      </w:r>
      <w:r w:rsidR="008678BC">
        <w:t>simplifica</w:t>
      </w:r>
      <w:r w:rsidR="00AD2CFA">
        <w:t>ção d</w:t>
      </w:r>
      <w:r w:rsidR="00F340AC">
        <w:t>os</w:t>
      </w:r>
      <w:r w:rsidR="008678BC">
        <w:t xml:space="preserve"> custos</w:t>
      </w:r>
      <w:r w:rsidR="0027136A">
        <w:t xml:space="preserve"> que</w:t>
      </w:r>
      <w:r w:rsidR="002C3A68">
        <w:t>,</w:t>
      </w:r>
      <w:r w:rsidR="0027136A">
        <w:t xml:space="preserve"> </w:t>
      </w:r>
      <w:r w:rsidR="002C3A68">
        <w:t xml:space="preserve">em geral, crescem proporcionalmente </w:t>
      </w:r>
      <w:r w:rsidR="00787549">
        <w:t>à</w:t>
      </w:r>
      <w:r w:rsidR="002C3A68">
        <w:t xml:space="preserve"> demanda</w:t>
      </w:r>
      <w:r w:rsidR="008678BC">
        <w:t>.</w:t>
      </w:r>
      <w:commentRangeEnd w:id="17"/>
      <w:r w:rsidR="00F62EC4">
        <w:rPr>
          <w:rStyle w:val="Refdecomentrio"/>
          <w:sz w:val="24"/>
          <w:szCs w:val="24"/>
        </w:rPr>
        <w:commentReference w:id="17"/>
      </w:r>
    </w:p>
    <w:p w14:paraId="354D5BB1" w14:textId="4A353569" w:rsidR="00A65D18" w:rsidRDefault="00A65D18">
      <w:pPr>
        <w:spacing w:after="160" w:line="278" w:lineRule="auto"/>
        <w:jc w:val="left"/>
      </w:pPr>
      <w:r>
        <w:br w:type="page"/>
      </w:r>
    </w:p>
    <w:p w14:paraId="2AAB53D7" w14:textId="3C4DA23D" w:rsidR="00732965" w:rsidRDefault="00971F7D" w:rsidP="00971F7D">
      <w:pPr>
        <w:pStyle w:val="Ttulo2"/>
      </w:pPr>
      <w:bookmarkStart w:id="18" w:name="_Toc230215504"/>
      <w:r>
        <w:lastRenderedPageBreak/>
        <w:t>Objetivos</w:t>
      </w:r>
      <w:bookmarkEnd w:id="18"/>
    </w:p>
    <w:p w14:paraId="113E177E" w14:textId="77777777" w:rsidR="00732965" w:rsidRDefault="00732965" w:rsidP="00971F7D"/>
    <w:p w14:paraId="61617439" w14:textId="5EDF58B8" w:rsidR="00971F7D" w:rsidRDefault="00233C50" w:rsidP="004E4795">
      <w:pPr>
        <w:pStyle w:val="Pargrafo"/>
      </w:pPr>
      <w:commentRangeStart w:id="19"/>
      <w:r>
        <w:t>Apresentam-se</w:t>
      </w:r>
      <w:r w:rsidR="004E4795">
        <w:t xml:space="preserve"> como objetivo</w:t>
      </w:r>
      <w:r w:rsidR="00153F66">
        <w:t>s</w:t>
      </w:r>
      <w:r w:rsidR="004E4795">
        <w:t xml:space="preserve"> especificar, implementar e avaliar</w:t>
      </w:r>
      <w:r w:rsidR="00441B8E">
        <w:t xml:space="preserve"> efetivamente</w:t>
      </w:r>
      <w:r w:rsidR="004E4795">
        <w:t xml:space="preserve"> o sistema proposto,</w:t>
      </w:r>
      <w:r>
        <w:t xml:space="preserve"> conduzi</w:t>
      </w:r>
      <w:r w:rsidR="00E64B48">
        <w:t>ndo</w:t>
      </w:r>
      <w:r w:rsidR="0057034E">
        <w:t>,</w:t>
      </w:r>
      <w:r w:rsidR="00E64B48">
        <w:t xml:space="preserve"> </w:t>
      </w:r>
      <w:r w:rsidR="003126D8">
        <w:t xml:space="preserve">a título </w:t>
      </w:r>
      <w:r w:rsidR="0057034E">
        <w:t xml:space="preserve">de validação, </w:t>
      </w:r>
      <w:r>
        <w:t>um</w:t>
      </w:r>
      <w:r w:rsidR="004E4795">
        <w:t xml:space="preserve"> estudo de caso </w:t>
      </w:r>
      <w:r w:rsidR="00433E14">
        <w:t>em contexto similar ao</w:t>
      </w:r>
      <w:r w:rsidR="004E4795">
        <w:t xml:space="preserve"> </w:t>
      </w:r>
      <w:ins w:id="20" w:author="Sergio Schina" w:date="2026-05-21T15:34:00Z" w16du:dateUtc="2026-05-21T18:34:00Z">
        <w:r w:rsidR="00A91569">
          <w:t xml:space="preserve">um </w:t>
        </w:r>
      </w:ins>
      <w:r w:rsidR="00405AE4">
        <w:t>Fab Lab</w:t>
      </w:r>
      <w:del w:id="21" w:author="Sergio Schina" w:date="2026-05-21T15:34:00Z" w16du:dateUtc="2026-05-21T18:34:00Z">
        <w:r w:rsidR="004E4795" w:rsidDel="009B41B1">
          <w:delText xml:space="preserve">, laboratório de fabricação </w:delText>
        </w:r>
        <w:r w:rsidR="00153F66" w:rsidDel="009B41B1">
          <w:delText>avançada</w:delText>
        </w:r>
        <w:r w:rsidR="004E4795" w:rsidDel="009B41B1">
          <w:delText xml:space="preserve"> da instituição de ensino superior na qual o presente trabalho foi </w:delText>
        </w:r>
        <w:r w:rsidR="008C173D" w:rsidDel="009B41B1">
          <w:delText>elaborado</w:delText>
        </w:r>
        <w:r w:rsidR="004E4795" w:rsidDel="009B41B1">
          <w:delText>.</w:delText>
        </w:r>
      </w:del>
      <w:ins w:id="22" w:author="Sergio Schina" w:date="2026-05-21T15:34:00Z" w16du:dateUtc="2026-05-21T18:34:00Z">
        <w:r w:rsidR="009B41B1">
          <w:t>.</w:t>
        </w:r>
      </w:ins>
      <w:commentRangeEnd w:id="19"/>
      <w:r w:rsidR="00E53C0D">
        <w:rPr>
          <w:rStyle w:val="Refdecomentrio"/>
          <w:sz w:val="24"/>
          <w:szCs w:val="24"/>
        </w:rPr>
        <w:commentReference w:id="19"/>
      </w:r>
    </w:p>
    <w:p w14:paraId="212F580A" w14:textId="77777777" w:rsidR="00A65D18" w:rsidRDefault="00A65D18" w:rsidP="00A65D18"/>
    <w:p w14:paraId="68192A65" w14:textId="2F7943A1" w:rsidR="00971F7D" w:rsidRDefault="00971F7D" w:rsidP="00971F7D">
      <w:pPr>
        <w:pStyle w:val="Ttulo2"/>
      </w:pPr>
      <w:bookmarkStart w:id="23" w:name="_Toc230215505"/>
      <w:r>
        <w:t>Estrutura do Trabalho</w:t>
      </w:r>
      <w:bookmarkEnd w:id="23"/>
    </w:p>
    <w:p w14:paraId="42664E58" w14:textId="77777777" w:rsidR="00971F7D" w:rsidRDefault="00971F7D" w:rsidP="00971F7D"/>
    <w:p w14:paraId="43352177" w14:textId="287C44C0" w:rsidR="002A7F69" w:rsidRDefault="00233C50" w:rsidP="004E4795">
      <w:pPr>
        <w:pStyle w:val="Pargrafo"/>
      </w:pPr>
      <w:commentRangeStart w:id="24"/>
      <w:r>
        <w:t>Na sequência</w:t>
      </w:r>
      <w:r w:rsidR="004E4795">
        <w:t xml:space="preserve">, </w:t>
      </w:r>
      <w:r w:rsidR="00441B8E">
        <w:t>são</w:t>
      </w:r>
      <w:r>
        <w:t xml:space="preserve"> </w:t>
      </w:r>
      <w:r w:rsidR="003B09B7">
        <w:t>detalhados</w:t>
      </w:r>
      <w:r w:rsidR="004E4795">
        <w:t xml:space="preserve"> os fundament</w:t>
      </w:r>
      <w:r w:rsidR="00441B8E">
        <w:t>os</w:t>
      </w:r>
      <w:r w:rsidR="004E4795">
        <w:t xml:space="preserve"> teóricos que embasam as </w:t>
      </w:r>
      <w:r w:rsidR="00441B8E">
        <w:t>decisões arquiteturais descritas</w:t>
      </w:r>
      <w:r w:rsidR="003B09B7">
        <w:t xml:space="preserve">, discutindo trabalhos correlatos identificados na literatura, assim como a metodologia de desenvolvimento, </w:t>
      </w:r>
      <w:r w:rsidR="00CD27C5">
        <w:t xml:space="preserve">as tecnologias utilizadas, </w:t>
      </w:r>
      <w:r w:rsidR="003B09B7">
        <w:t xml:space="preserve">os resultados obtidos e as </w:t>
      </w:r>
      <w:r w:rsidR="003B09B7" w:rsidRPr="003B09B7">
        <w:t xml:space="preserve">considerações conclusivas acerca das contribuições do </w:t>
      </w:r>
      <w:r w:rsidR="008C173D">
        <w:t>projeto</w:t>
      </w:r>
      <w:r w:rsidR="003B09B7" w:rsidRPr="003B09B7">
        <w:t xml:space="preserve">, suas limitações e perspectivas para </w:t>
      </w:r>
      <w:r w:rsidR="003B09B7">
        <w:t>estudos</w:t>
      </w:r>
      <w:r w:rsidR="003B09B7" w:rsidRPr="003B09B7">
        <w:t xml:space="preserve"> futuros</w:t>
      </w:r>
      <w:r w:rsidR="003B09B7">
        <w:t>.</w:t>
      </w:r>
      <w:commentRangeEnd w:id="24"/>
      <w:r w:rsidR="00A03A03">
        <w:rPr>
          <w:rStyle w:val="Refdecomentrio"/>
          <w:sz w:val="24"/>
          <w:szCs w:val="24"/>
        </w:rPr>
        <w:commentReference w:id="24"/>
      </w:r>
    </w:p>
    <w:p w14:paraId="1F6238F5" w14:textId="77777777" w:rsidR="002A7F69" w:rsidRDefault="002A7F69">
      <w:pPr>
        <w:spacing w:after="160" w:line="278" w:lineRule="auto"/>
        <w:jc w:val="left"/>
      </w:pPr>
      <w:r>
        <w:br w:type="page"/>
      </w:r>
    </w:p>
    <w:p w14:paraId="50D5DA36" w14:textId="0348911D" w:rsidR="00853BED" w:rsidRDefault="00853BED" w:rsidP="00853BED">
      <w:pPr>
        <w:pStyle w:val="Ttulo1"/>
      </w:pPr>
      <w:bookmarkStart w:id="25" w:name="_Toc230215506"/>
      <w:r>
        <w:lastRenderedPageBreak/>
        <w:t>FUNDAMENTAÇÃO TEÓRICA</w:t>
      </w:r>
      <w:bookmarkEnd w:id="25"/>
    </w:p>
    <w:p w14:paraId="11F3AD1A" w14:textId="77777777" w:rsidR="00853BED" w:rsidRPr="00853BED" w:rsidRDefault="00853BED" w:rsidP="00853BED"/>
    <w:p w14:paraId="372133D3" w14:textId="4C446E54" w:rsidR="00853BED" w:rsidRDefault="00853BED" w:rsidP="00853BED">
      <w:pPr>
        <w:pStyle w:val="Pargrafo"/>
      </w:pPr>
      <w:r>
        <w:t>O desenvolvimento do sistema proposto fundamenta-se em um conjunto de tecnologias que, em conjunto, viabilizam a interação conversacional, a recuperação de conhecimento institucional e a persistência de dados de agendamento. Esta seção apresenta os conceitos que embasam cada componente da arquitetura adotada, discutindo as características que motivaram sua escolha e as alternativas consideradas ao longo do processo.</w:t>
      </w:r>
    </w:p>
    <w:p w14:paraId="7849599D" w14:textId="77777777" w:rsidR="00853BED" w:rsidRDefault="00853BED" w:rsidP="00853BED"/>
    <w:p w14:paraId="0FCDF6F4" w14:textId="2DFABC58" w:rsidR="00853BED" w:rsidRDefault="005740C1" w:rsidP="00853BED">
      <w:pPr>
        <w:pStyle w:val="Ttulo2"/>
      </w:pPr>
      <w:bookmarkStart w:id="26" w:name="_Toc230215507"/>
      <w:r>
        <w:t>Modelo de Linguagem</w:t>
      </w:r>
      <w:r w:rsidR="00853BED">
        <w:t xml:space="preserve"> e Execução Local</w:t>
      </w:r>
      <w:bookmarkEnd w:id="26"/>
    </w:p>
    <w:p w14:paraId="61160C1E" w14:textId="77777777" w:rsidR="00853BED" w:rsidRPr="00853BED" w:rsidRDefault="00853BED" w:rsidP="00853BED"/>
    <w:p w14:paraId="6B87A530" w14:textId="227D8BF0" w:rsidR="00853BED" w:rsidRDefault="00853BED" w:rsidP="00853BED">
      <w:pPr>
        <w:pStyle w:val="Pargrafo"/>
      </w:pPr>
      <w:r>
        <w:t xml:space="preserve">Os </w:t>
      </w:r>
      <w:r w:rsidRPr="00853BED">
        <w:rPr>
          <w:i/>
          <w:iCs/>
        </w:rPr>
        <w:t>Large Language Models</w:t>
      </w:r>
      <w:r w:rsidRPr="003A22DD">
        <w:t xml:space="preserve"> </w:t>
      </w:r>
      <w:r>
        <w:t xml:space="preserve">são modelos de linguagem de grande escala treinados em volumes massivos de dados textuais, capazes de compreender e gerar linguagem natural com elevado grau de coerência e contextualização. Baseados na arquitetura </w:t>
      </w:r>
      <w:r w:rsidRPr="00853BED">
        <w:rPr>
          <w:i/>
          <w:iCs/>
        </w:rPr>
        <w:t>Transformer</w:t>
      </w:r>
      <w:r>
        <w:t xml:space="preserve">, operam de forma autorregressiva, condicionando cada saída ao contexto acumulado da entrada e das respostas anteriores. Essa característica os torna particularmente adequados para aplicações conversacionais, sumarização, recuperação de informações e execução de tarefas orientadas a instruções </w:t>
      </w:r>
      <w:r w:rsidR="00314B33" w:rsidRPr="00314B33">
        <w:t>(VASWANI et al., 2017)</w:t>
      </w:r>
      <w:r>
        <w:t>.</w:t>
      </w:r>
    </w:p>
    <w:p w14:paraId="4DD90544" w14:textId="66277C6D" w:rsidR="00853BED" w:rsidRDefault="00853BED" w:rsidP="00853BED">
      <w:pPr>
        <w:pStyle w:val="Pargrafo"/>
      </w:pPr>
      <w:r>
        <w:t>No contexto deste trabalho, o modelo adotado é o Llama 3.2, desenvolvido pela Meta, na variante de 3 bilhões de parâmetros (3B). Trata-se de um modelo multilíngue</w:t>
      </w:r>
      <w:r w:rsidR="000F7768">
        <w:t xml:space="preserve"> </w:t>
      </w:r>
      <w:r w:rsidR="000F7768" w:rsidRPr="000F7768">
        <w:rPr>
          <w:i/>
          <w:iCs/>
        </w:rPr>
        <w:t>instruction-tuned</w:t>
      </w:r>
      <w:r>
        <w:t xml:space="preserve">, </w:t>
      </w:r>
      <w:r w:rsidR="000346E2">
        <w:t>otimizado</w:t>
      </w:r>
      <w:r>
        <w:t xml:space="preserve"> para aplicações de assistência conversacional, </w:t>
      </w:r>
      <w:r w:rsidR="000346E2">
        <w:t>incluindo</w:t>
      </w:r>
      <w:r>
        <w:t xml:space="preserve"> casos de uso como </w:t>
      </w:r>
      <w:r w:rsidR="000346E2" w:rsidRPr="000346E2">
        <w:rPr>
          <w:i/>
          <w:iCs/>
        </w:rPr>
        <w:t>agentic retrieval</w:t>
      </w:r>
      <w:r w:rsidR="000346E2">
        <w:t xml:space="preserve"> e</w:t>
      </w:r>
      <w:r>
        <w:t xml:space="preserve"> sumarização. O modelo foi construído a partir de técnicas de </w:t>
      </w:r>
      <w:r w:rsidR="00834726" w:rsidRPr="00834726">
        <w:rPr>
          <w:i/>
          <w:iCs/>
        </w:rPr>
        <w:t>pruning</w:t>
      </w:r>
      <w:r w:rsidR="00834726" w:rsidRPr="00834726">
        <w:t xml:space="preserve"> e </w:t>
      </w:r>
      <w:r w:rsidR="00834726" w:rsidRPr="00834726">
        <w:rPr>
          <w:i/>
          <w:iCs/>
        </w:rPr>
        <w:t>distillation</w:t>
      </w:r>
      <w:r w:rsidR="00834726">
        <w:t xml:space="preserve"> </w:t>
      </w:r>
      <w:r>
        <w:t>aplicadas sobre o Llama 3.1 8B</w:t>
      </w:r>
      <w:r w:rsidR="00385384">
        <w:t xml:space="preserve"> e 70B</w:t>
      </w:r>
      <w:r>
        <w:t xml:space="preserve">, resultando em uma versão compacta que preserva desempenho relevante em tarefas de raciocínio e uso de ferramentas. </w:t>
      </w:r>
      <w:r w:rsidR="00A6290A">
        <w:t>D</w:t>
      </w:r>
      <w:r>
        <w:t>estaca-se ainda pelo suporte a uma janela de contexto de 128 mil tokens, viabilizando conversas extensas e consultas sobre documentos densos sem perda de coerência</w:t>
      </w:r>
      <w:r w:rsidR="00A6290A">
        <w:t xml:space="preserve"> </w:t>
      </w:r>
      <w:r w:rsidR="00A6290A" w:rsidRPr="00314B33">
        <w:t>(META</w:t>
      </w:r>
      <w:r w:rsidR="00A71CB1">
        <w:t xml:space="preserve"> LLAMA</w:t>
      </w:r>
      <w:r w:rsidR="00A6290A" w:rsidRPr="00314B33">
        <w:t>, 2024)</w:t>
      </w:r>
      <w:r>
        <w:t>.</w:t>
      </w:r>
    </w:p>
    <w:p w14:paraId="19ABF206" w14:textId="37A9DE7D" w:rsidR="00853BED" w:rsidRDefault="00853BED" w:rsidP="00853BED">
      <w:pPr>
        <w:pStyle w:val="Pargrafo"/>
      </w:pPr>
      <w:commentRangeStart w:id="27"/>
      <w:r>
        <w:t xml:space="preserve">A escolha desse modelo justifica-se pelo alinhamento entre suas características técnicas e as restrições do projeto. O Llama 3.2 3B é suficientemente compacto para execução em hardware convencional. Modelos de maior porte, como o Llama 3.1 70B, ou modelos proprietários acessíveis via API, como os oferecidos pela OpenAI, Anthropic e Google, demandariam hardware de alto custo ou dependência de serviços externos, ambos incompatíveis com os requisitos do sistema proposto. A variante 1B, </w:t>
      </w:r>
      <w:r>
        <w:lastRenderedPageBreak/>
        <w:t>embora ainda mais leve, apresenta capacidade de raciocínio e seguimento de instruções inferior, tornando a variante 3B o ponto de equilíbrio mais adequado entre desempenho e viabilidade de execução local.</w:t>
      </w:r>
      <w:commentRangeEnd w:id="27"/>
      <w:r w:rsidR="006E4A75">
        <w:rPr>
          <w:rStyle w:val="Refdecomentrio"/>
          <w:sz w:val="24"/>
          <w:szCs w:val="24"/>
        </w:rPr>
        <w:commentReference w:id="27"/>
      </w:r>
    </w:p>
    <w:p w14:paraId="74708E5E" w14:textId="01A5CFD1" w:rsidR="00853BED" w:rsidRDefault="00853BED" w:rsidP="00853BED">
      <w:pPr>
        <w:pStyle w:val="Pargrafo"/>
      </w:pPr>
      <w:r>
        <w:t xml:space="preserve">A execução do modelo é gerenciada pelo Ollama, uma ferramenta </w:t>
      </w:r>
      <w:r w:rsidRPr="00853BED">
        <w:rPr>
          <w:i/>
          <w:iCs/>
        </w:rPr>
        <w:t>open source</w:t>
      </w:r>
      <w:r>
        <w:t xml:space="preserve"> que abstrai a complexidade de configuração e implantação de LLM. </w:t>
      </w:r>
      <w:commentRangeStart w:id="28"/>
      <w:r>
        <w:t>O Ollama consolidou-se como solução predominante para execução local de LLM</w:t>
      </w:r>
      <w:commentRangeEnd w:id="28"/>
      <w:r w:rsidR="00986C35">
        <w:rPr>
          <w:rStyle w:val="Refdecomentrio"/>
          <w:sz w:val="24"/>
          <w:szCs w:val="24"/>
        </w:rPr>
        <w:commentReference w:id="28"/>
      </w:r>
      <w:r>
        <w:t xml:space="preserve">, sendo amplamente adotado por eliminar a necessidade de gerenciar formatos de modelo, </w:t>
      </w:r>
      <w:r w:rsidR="00765EA3">
        <w:t>motores</w:t>
      </w:r>
      <w:r>
        <w:t xml:space="preserve"> de execução e configurações de ambiente, bastando um único comando para baixar e executar um modelo.</w:t>
      </w:r>
      <w:r w:rsidR="00BB5346">
        <w:t xml:space="preserve"> </w:t>
      </w:r>
      <w:r w:rsidR="00BB5346" w:rsidRPr="00BB5346">
        <w:t>Além disso, o Ollama expõe uma API REST compatível com o padrão OpenAI, o que simplifica sua integração com outros componentes do sistema sem necessidade de adaptações adicionais.</w:t>
      </w:r>
    </w:p>
    <w:p w14:paraId="00C1EBD0" w14:textId="35589A47" w:rsidR="00853BED" w:rsidRDefault="00853BED" w:rsidP="00853BED">
      <w:pPr>
        <w:pStyle w:val="Pargrafo"/>
      </w:pPr>
      <w:r>
        <w:t xml:space="preserve">Entre as alternativas consideradas, o </w:t>
      </w:r>
      <w:r w:rsidR="00834726">
        <w:t>L</w:t>
      </w:r>
      <w:r>
        <w:t xml:space="preserve">lama.cpp oferece desempenho de inferência superior por operar diretamente sobre o </w:t>
      </w:r>
      <w:r w:rsidR="00765EA3">
        <w:t>motor</w:t>
      </w:r>
      <w:r>
        <w:t xml:space="preserve"> de execução, sem as camadas de abstração do Ollama. Contudo, sua adoção implica gerenciamento manual de arquivos de modelo e configuração explícita de parâmetros, introduzindo complexidade operacional incompatível com o objetivo</w:t>
      </w:r>
      <w:r w:rsidR="00621507">
        <w:t xml:space="preserve"> do projeto</w:t>
      </w:r>
      <w:r>
        <w:t>. O vLLM, por sua vez, é otimizado para alto volume de requisições concorrentes em GPU de nível profissional, sendo mais indicado para serviços de API em produção com múltiplos usuários simultâneos, cenário distinto do proposto neste trabalho. O Ollama, portanto, representa a escolha mais adequada ao equilíbrio entre facilidade de implantação, integração e viabilidade operacional.</w:t>
      </w:r>
    </w:p>
    <w:p w14:paraId="69699645" w14:textId="287BAA3B" w:rsidR="003D2AB9" w:rsidRDefault="003D2AB9" w:rsidP="003D2AB9"/>
    <w:p w14:paraId="7B74EB0B" w14:textId="4404D1CD" w:rsidR="00D33933" w:rsidRPr="00FB6FA7" w:rsidRDefault="00D33933" w:rsidP="00D33933">
      <w:pPr>
        <w:pStyle w:val="Ttulo2"/>
        <w:rPr>
          <w:i/>
          <w:iCs/>
        </w:rPr>
      </w:pPr>
      <w:bookmarkStart w:id="29" w:name="_Toc230215508"/>
      <w:r w:rsidRPr="00FB6FA7">
        <w:rPr>
          <w:i/>
          <w:iCs/>
        </w:rPr>
        <w:t>Retrieval-Augmented Generation</w:t>
      </w:r>
      <w:bookmarkEnd w:id="29"/>
    </w:p>
    <w:p w14:paraId="4D2FF633" w14:textId="77777777" w:rsidR="00D33933" w:rsidRDefault="00D33933" w:rsidP="00D33933"/>
    <w:p w14:paraId="6EBEC65B" w14:textId="77777777" w:rsidR="00235ACA" w:rsidRDefault="00235ACA" w:rsidP="00235ACA">
      <w:pPr>
        <w:pStyle w:val="Pargrafo"/>
      </w:pPr>
      <w:r>
        <w:t xml:space="preserve">A capacidade de um LLM de </w:t>
      </w:r>
      <w:commentRangeStart w:id="30"/>
      <w:commentRangeStart w:id="31"/>
      <w:r>
        <w:t>responder com precisão</w:t>
      </w:r>
      <w:commentRangeEnd w:id="30"/>
      <w:r w:rsidR="00447B06">
        <w:rPr>
          <w:rStyle w:val="Refdecomentrio"/>
          <w:sz w:val="24"/>
          <w:szCs w:val="24"/>
        </w:rPr>
        <w:commentReference w:id="30"/>
      </w:r>
      <w:commentRangeEnd w:id="31"/>
      <w:r w:rsidR="00D25E15">
        <w:rPr>
          <w:rStyle w:val="Refdecomentrio"/>
          <w:sz w:val="24"/>
          <w:szCs w:val="24"/>
        </w:rPr>
        <w:commentReference w:id="31"/>
      </w:r>
      <w:r>
        <w:t xml:space="preserve"> a consultas sobre um domínio específico é limitada pelo conjunto de dados sobre o qual foi treinado. Modelos de propósito geral, por mais abrangentes que sejam, não possuem acesso ao conhecimento produzido internamente por uma instituição. A técnica de </w:t>
      </w:r>
      <w:r w:rsidRPr="00235ACA">
        <w:rPr>
          <w:i/>
          <w:iCs/>
        </w:rPr>
        <w:t>Retrieval-Augmented Generation</w:t>
      </w:r>
      <w:r>
        <w:t xml:space="preserve"> foi proposta por Lewis et al. (2020) para superar essa limitação, combinando a capacidade generativa dos LLM com um mecanismo de recuperação de informações externas em tempo de inferência. Nessa técnica, documentos são previamente processados e indexados em uma base de conhecimento, da qual os trechos mais relevantes são recuperados e incorporados ao contexto fornecido ao LLM para embasar a resposta gerada.</w:t>
      </w:r>
    </w:p>
    <w:p w14:paraId="27CC747E" w14:textId="77777777" w:rsidR="00235ACA" w:rsidRDefault="00235ACA" w:rsidP="00235ACA">
      <w:pPr>
        <w:pStyle w:val="Pargrafo"/>
      </w:pPr>
      <w:r>
        <w:lastRenderedPageBreak/>
        <w:t xml:space="preserve">O RAG permite que o modelo opere com informações atualizadas e específicas ao domínio sem necessidade de novo treinamento, </w:t>
      </w:r>
      <w:commentRangeStart w:id="32"/>
      <w:r>
        <w:t>com eficácia corroborada por estudos recentes</w:t>
      </w:r>
      <w:commentRangeEnd w:id="32"/>
      <w:r w:rsidR="00D25E15">
        <w:rPr>
          <w:rStyle w:val="Refdecomentrio"/>
          <w:sz w:val="24"/>
          <w:szCs w:val="24"/>
        </w:rPr>
        <w:commentReference w:id="32"/>
      </w:r>
      <w:r>
        <w:t xml:space="preserve">. Gao et al. (2024) identificaram que o RAG reduz consistentemente erros factuais em modelos de linguagem em comparação a abordagens sem </w:t>
      </w:r>
      <w:r w:rsidRPr="00235ACA">
        <w:rPr>
          <w:i/>
          <w:iCs/>
        </w:rPr>
        <w:t>retrieval</w:t>
      </w:r>
      <w:r>
        <w:t xml:space="preserve">, superando inclusive métodos de </w:t>
      </w:r>
      <w:r w:rsidRPr="00235ACA">
        <w:rPr>
          <w:i/>
          <w:iCs/>
        </w:rPr>
        <w:t>fine-tuning</w:t>
      </w:r>
      <w:r>
        <w:t xml:space="preserve"> não supervisionado em tarefas de conhecimento intensivo. </w:t>
      </w:r>
      <w:commentRangeStart w:id="33"/>
      <w:commentRangeStart w:id="34"/>
      <w:commentRangeStart w:id="35"/>
      <w:r>
        <w:t>Adicionalmente, Wada et al. (2025) demonstraram, em um domínio especializado de radiologia, eliminação integral de alucinações (redução de 8% para 0%; p = 0,012), com tempo de resposta inferior ao de todos os modelos em nuvem avaliados.</w:t>
      </w:r>
      <w:commentRangeEnd w:id="33"/>
      <w:r w:rsidR="00D25E15">
        <w:rPr>
          <w:rStyle w:val="Refdecomentrio"/>
          <w:sz w:val="24"/>
          <w:szCs w:val="24"/>
        </w:rPr>
        <w:commentReference w:id="33"/>
      </w:r>
      <w:commentRangeEnd w:id="34"/>
      <w:r w:rsidR="000668D5">
        <w:rPr>
          <w:rStyle w:val="Refdecomentrio"/>
          <w:sz w:val="24"/>
          <w:szCs w:val="24"/>
        </w:rPr>
        <w:commentReference w:id="34"/>
      </w:r>
      <w:commentRangeEnd w:id="35"/>
      <w:r w:rsidR="007B3EF2">
        <w:rPr>
          <w:rStyle w:val="Refdecomentrio"/>
          <w:sz w:val="24"/>
          <w:szCs w:val="24"/>
        </w:rPr>
        <w:commentReference w:id="35"/>
      </w:r>
    </w:p>
    <w:p w14:paraId="699DBABF" w14:textId="77777777" w:rsidR="00235ACA" w:rsidRDefault="00235ACA" w:rsidP="00235ACA">
      <w:pPr>
        <w:pStyle w:val="Pargrafo"/>
      </w:pPr>
      <w:r>
        <w:t xml:space="preserve">A principal alternativa ao RAG para especialização de LLM em domínios específicos é o </w:t>
      </w:r>
      <w:r w:rsidRPr="00235ACA">
        <w:rPr>
          <w:i/>
          <w:iCs/>
        </w:rPr>
        <w:t>fine-tuning</w:t>
      </w:r>
      <w:r>
        <w:t xml:space="preserve">, que consiste em retreinar o modelo sobre um conjunto de dados do domínio alvo. Embora produza modelos altamente especializados, a técnica exige recursos computacionais significativos, conhecimento técnico especializado e reprocessamento completo a cada atualização do acervo, fatores que podem ser incompatíveis com o contexto de uma instituição de ensino. O RAG, por contraste, permite que novos documentos sejam incorporados ao repositório sem qualquer alteração no modelo, tornando a atualização do conhecimento significativamente mais simples do que o reprocessamento exigido pelo </w:t>
      </w:r>
      <w:r w:rsidRPr="00235ACA">
        <w:rPr>
          <w:i/>
          <w:iCs/>
        </w:rPr>
        <w:t>fine-tuning</w:t>
      </w:r>
      <w:r>
        <w:t xml:space="preserve"> (GAO et al., 2024).</w:t>
      </w:r>
    </w:p>
    <w:p w14:paraId="63121B55" w14:textId="77777777" w:rsidR="00235ACA" w:rsidRDefault="00235ACA" w:rsidP="00235ACA">
      <w:pPr>
        <w:pStyle w:val="Pargrafo"/>
      </w:pPr>
      <w:r>
        <w:t xml:space="preserve">No sistema desenvolvido, os documentos enviados pelo administrador são submetidos a uma etapa de pré-processamento antes da indexação, na qual a ferramenta </w:t>
      </w:r>
      <w:commentRangeStart w:id="36"/>
      <w:r>
        <w:t>Docling</w:t>
      </w:r>
      <w:commentRangeEnd w:id="36"/>
      <w:r w:rsidR="002800AC">
        <w:rPr>
          <w:rStyle w:val="Refdecomentrio"/>
          <w:sz w:val="24"/>
          <w:szCs w:val="24"/>
        </w:rPr>
        <w:commentReference w:id="36"/>
      </w:r>
      <w:r>
        <w:t xml:space="preserve"> os converte para o formato Markdown, estruturando o conteúdo de forma adequada à recuperação. Esse estágio inicial é determinante para a eficácia do pipeline subsequente, uma vez que a qualidade da segmentação, da representação vetorial e da recuperação depende diretamente da consistência e legibilidade do conteúdo processado.</w:t>
      </w:r>
    </w:p>
    <w:p w14:paraId="48AF85F0" w14:textId="6368E1CD" w:rsidR="00235ACA" w:rsidRDefault="00235ACA" w:rsidP="00235ACA">
      <w:pPr>
        <w:pStyle w:val="Pargrafo"/>
      </w:pPr>
      <w:commentRangeStart w:id="37"/>
      <w:r>
        <w:t xml:space="preserve">A segmentação dos documentos convertidos é realizada por meio de </w:t>
      </w:r>
      <w:r w:rsidRPr="00235ACA">
        <w:rPr>
          <w:i/>
          <w:iCs/>
        </w:rPr>
        <w:t>chunking</w:t>
      </w:r>
      <w:r>
        <w:t xml:space="preserve"> fixo, no qual cada documento é dividido em fragmentos de 2000 caracteres armazenados individualmente. Essa granularidade equilibra a preservação de contexto semântico por fragmento com a cobertura de volume razoável de conteúdo por unidade, evitando que trechos excessivamente curtos percam significado isoladamente ou que trechos longos introduzam ruído no contexto fornecido ao LLM.</w:t>
      </w:r>
      <w:commentRangeEnd w:id="37"/>
      <w:r w:rsidR="0004554A">
        <w:rPr>
          <w:rStyle w:val="Refdecomentrio"/>
          <w:sz w:val="24"/>
          <w:szCs w:val="24"/>
        </w:rPr>
        <w:commentReference w:id="37"/>
      </w:r>
    </w:p>
    <w:p w14:paraId="10B21DE9" w14:textId="43D4FBBC" w:rsidR="00235ACA" w:rsidRDefault="00235ACA" w:rsidP="00235ACA">
      <w:pPr>
        <w:pStyle w:val="Pargrafo"/>
      </w:pPr>
      <w:r>
        <w:t xml:space="preserve">A representação vetorial dos fragmentos é realizada pelo modelo </w:t>
      </w:r>
      <w:commentRangeStart w:id="38"/>
      <w:r>
        <w:t>all-MiniLM-L6-v2</w:t>
      </w:r>
      <w:commentRangeEnd w:id="38"/>
      <w:r w:rsidR="005D60BA">
        <w:rPr>
          <w:rStyle w:val="Refdecomentrio"/>
          <w:sz w:val="24"/>
          <w:szCs w:val="24"/>
        </w:rPr>
        <w:commentReference w:id="38"/>
      </w:r>
      <w:r>
        <w:t xml:space="preserve">, </w:t>
      </w:r>
      <w:commentRangeStart w:id="39"/>
      <w:r>
        <w:t>disponibilizado pelo projeto Xenova</w:t>
      </w:r>
      <w:commentRangeEnd w:id="39"/>
      <w:r w:rsidR="005D07DC">
        <w:rPr>
          <w:rStyle w:val="Refdecomentrio"/>
          <w:sz w:val="24"/>
          <w:szCs w:val="24"/>
        </w:rPr>
        <w:commentReference w:id="39"/>
      </w:r>
      <w:r>
        <w:t xml:space="preserve"> no formato compatível com </w:t>
      </w:r>
      <w:commentRangeStart w:id="40"/>
      <w:commentRangeStart w:id="41"/>
      <w:commentRangeStart w:id="42"/>
      <w:r>
        <w:t>Transformers.js</w:t>
      </w:r>
      <w:commentRangeEnd w:id="40"/>
      <w:r w:rsidR="00A70E9B">
        <w:rPr>
          <w:rStyle w:val="Refdecomentrio"/>
          <w:sz w:val="24"/>
          <w:szCs w:val="24"/>
        </w:rPr>
        <w:commentReference w:id="40"/>
      </w:r>
      <w:commentRangeEnd w:id="41"/>
      <w:r w:rsidR="00A70E9B">
        <w:rPr>
          <w:rStyle w:val="Refdecomentrio"/>
          <w:sz w:val="24"/>
          <w:szCs w:val="24"/>
        </w:rPr>
        <w:commentReference w:id="41"/>
      </w:r>
      <w:commentRangeEnd w:id="42"/>
      <w:r w:rsidR="00AD3488">
        <w:rPr>
          <w:rStyle w:val="Refdecomentrio"/>
          <w:sz w:val="24"/>
          <w:szCs w:val="24"/>
        </w:rPr>
        <w:commentReference w:id="42"/>
      </w:r>
      <w:r>
        <w:t xml:space="preserve">, viabilizando sua execução diretamente no navegador. O modelo </w:t>
      </w:r>
      <w:r>
        <w:lastRenderedPageBreak/>
        <w:t xml:space="preserve">produz </w:t>
      </w:r>
      <w:r w:rsidRPr="00235ACA">
        <w:rPr>
          <w:i/>
          <w:iCs/>
        </w:rPr>
        <w:t>embeddings</w:t>
      </w:r>
      <w:r>
        <w:t xml:space="preserve"> de 384 dimensões, dimensionalidade que oferece representação semântica adequada para recuperação de informação com custo computacional compatível com hardware convencional. Os vetores são persistidos em um arquivo JSON e carregados em memória RAM durante a execução, dispensando um banco de dados vetorial dedicado. Soluções como ChromaDB, pgvector e FAISS foram descartadas por introduzirem dependências de infraestrutura incompatíveis com o</w:t>
      </w:r>
      <w:r w:rsidR="00597817">
        <w:t>s</w:t>
      </w:r>
      <w:r>
        <w:t xml:space="preserve"> objetivo</w:t>
      </w:r>
      <w:r w:rsidR="00597817">
        <w:t>s</w:t>
      </w:r>
      <w:r>
        <w:t xml:space="preserve"> do sistema.</w:t>
      </w:r>
    </w:p>
    <w:p w14:paraId="522C5E4E" w14:textId="49E8AF62" w:rsidR="00F6234F" w:rsidRDefault="00235ACA" w:rsidP="00235ACA">
      <w:pPr>
        <w:pStyle w:val="Pargrafo"/>
      </w:pPr>
      <w:r>
        <w:t>A recuperação em tempo de inferência é realizada por busca linear com similaridade de cosseno: a consulta do usuário é codificada pelo mesmo modelo e seu vetor é comparado com todos os fragmentos indexados, selecionando os quatro mais similares como contexto para o LLM. Essa abordagem é adequada ao volume documental previsto para o contexto institucional, no qual a busca linear em memória opera com latência aceitável sem a sobrecarga de manutenção exigida por estruturas de busca aproximada, cujo ganho de desempenho se manifesta apenas em bases de escala significativamente superior</w:t>
      </w:r>
      <w:r w:rsidR="00F6234F">
        <w:t>.</w:t>
      </w:r>
    </w:p>
    <w:p w14:paraId="0B218E15" w14:textId="21547A92" w:rsidR="00926E64" w:rsidRDefault="00926E64" w:rsidP="00926E64"/>
    <w:p w14:paraId="40EEFCB2" w14:textId="25C81D51" w:rsidR="00926E64" w:rsidRDefault="00926E64" w:rsidP="00926E64">
      <w:pPr>
        <w:pStyle w:val="Ttulo2"/>
      </w:pPr>
      <w:bookmarkStart w:id="43" w:name="_Toc230215509"/>
      <w:commentRangeStart w:id="44"/>
      <w:r>
        <w:t xml:space="preserve">Banco de Dados e </w:t>
      </w:r>
      <w:r w:rsidRPr="00FB6FA7">
        <w:rPr>
          <w:i/>
          <w:iCs/>
        </w:rPr>
        <w:t>Model Context Protocol</w:t>
      </w:r>
      <w:bookmarkEnd w:id="43"/>
      <w:commentRangeEnd w:id="44"/>
      <w:r w:rsidR="00C66D09">
        <w:rPr>
          <w:rStyle w:val="Refdecomentrio"/>
          <w:sz w:val="24"/>
          <w:szCs w:val="24"/>
        </w:rPr>
        <w:commentReference w:id="44"/>
      </w:r>
    </w:p>
    <w:p w14:paraId="4D99C00A" w14:textId="1E692CCE" w:rsidR="00926E64" w:rsidRDefault="00926E64" w:rsidP="00926E64"/>
    <w:p w14:paraId="33C9E7EA" w14:textId="762755B6" w:rsidR="00153E59" w:rsidRPr="00EE2AD0" w:rsidRDefault="00153E59" w:rsidP="00EE2AD0">
      <w:pPr>
        <w:pStyle w:val="Pargrafo"/>
      </w:pPr>
      <w:bookmarkStart w:id="45" w:name="_Hlk229792933"/>
      <w:r w:rsidRPr="00EE2AD0">
        <w:t>A persistência dos agendamentos é gerenciada por um banco de dados relacional, cuja integridade e consistência transacional são características fundamentais para um sistema de reservas onde conflitos de disponibilidade precisam ser prevenidos.</w:t>
      </w:r>
      <w:bookmarkEnd w:id="45"/>
      <w:r w:rsidRPr="00EE2AD0">
        <w:t xml:space="preserve"> Para essa finalidade, </w:t>
      </w:r>
      <w:commentRangeStart w:id="46"/>
      <w:r w:rsidRPr="00EE2AD0">
        <w:t>adotou-se o SQLite, banco de dados relacional de código aberto caracterizado por sua portabilidade, baixo consumo de recursos e por dispensar instalação e servidor dedicado</w:t>
      </w:r>
      <w:commentRangeEnd w:id="46"/>
      <w:r w:rsidR="008D1B74" w:rsidRPr="00EE2AD0">
        <w:rPr>
          <w:rStyle w:val="Refdecomentrio"/>
          <w:sz w:val="24"/>
          <w:szCs w:val="24"/>
        </w:rPr>
        <w:commentReference w:id="46"/>
      </w:r>
      <w:r w:rsidRPr="00EE2AD0">
        <w:t>, fatores que simplificam significativamente a implantação do sistema. Alternativas como MongoDB foram descartadas por carecerem das garantias transacionais do modelo relacional, enquanto o PostgreSQL, embora robusto e consolidado, introduz dependência de infraestrutura desnecessária para as necessidades do projeto.</w:t>
      </w:r>
    </w:p>
    <w:p w14:paraId="4066EB85" w14:textId="40141102" w:rsidR="00952F05" w:rsidRDefault="00A72730" w:rsidP="00926E64">
      <w:pPr>
        <w:pStyle w:val="Pargrafo"/>
      </w:pPr>
      <w:r w:rsidRPr="00A72730">
        <w:t xml:space="preserve">A integração entre LLM e </w:t>
      </w:r>
      <w:r w:rsidR="00B864E8">
        <w:t>banco de dados</w:t>
      </w:r>
      <w:r w:rsidRPr="00A72730">
        <w:t xml:space="preserve"> é viabilizada pelo </w:t>
      </w:r>
      <w:r w:rsidRPr="006202CA">
        <w:rPr>
          <w:i/>
          <w:iCs/>
        </w:rPr>
        <w:t>Model Context Protocol</w:t>
      </w:r>
      <w:r w:rsidRPr="00A72730">
        <w:t xml:space="preserve">, padrão aberto introduzido pela Anthropic em 2024 para padronizar a comunicação entre aplicações LLM e fontes de dados externas. O protocolo define uma arquitetura cliente-servidor na qual o LLM formula requisições estruturadas a servidores que expõem recursos e ferramentas, permitindo ao modelo interagir com </w:t>
      </w:r>
      <w:r w:rsidR="00D96CE2">
        <w:t xml:space="preserve">outros </w:t>
      </w:r>
      <w:r w:rsidRPr="00A72730">
        <w:t>sistemas diretamente no fluxo conversacional</w:t>
      </w:r>
      <w:r w:rsidR="00766DEC">
        <w:t xml:space="preserve"> </w:t>
      </w:r>
      <w:commentRangeStart w:id="47"/>
      <w:r w:rsidR="00766DEC" w:rsidRPr="00A72730">
        <w:t xml:space="preserve">(MODEL CONTEXT </w:t>
      </w:r>
      <w:r w:rsidR="00766DEC" w:rsidRPr="00A72730">
        <w:lastRenderedPageBreak/>
        <w:t>PROTOCOL, 202</w:t>
      </w:r>
      <w:r w:rsidR="006B35D4">
        <w:t>6</w:t>
      </w:r>
      <w:r w:rsidR="00766DEC" w:rsidRPr="00A72730">
        <w:t>)</w:t>
      </w:r>
      <w:r w:rsidRPr="00A72730">
        <w:t>.</w:t>
      </w:r>
      <w:r w:rsidR="00D96CE2">
        <w:t xml:space="preserve"> </w:t>
      </w:r>
      <w:commentRangeEnd w:id="47"/>
      <w:r w:rsidR="00B25F39" w:rsidRPr="00D96CE2">
        <w:rPr>
          <w:rStyle w:val="Refdecomentrio"/>
          <w:sz w:val="24"/>
          <w:szCs w:val="24"/>
        </w:rPr>
        <w:commentReference w:id="47"/>
      </w:r>
      <w:r w:rsidR="00D96CE2" w:rsidRPr="00D96CE2">
        <w:t xml:space="preserve">Para </w:t>
      </w:r>
      <w:r w:rsidR="00D96CE2">
        <w:t>este projeto</w:t>
      </w:r>
      <w:r w:rsidR="00D96CE2" w:rsidRPr="00D96CE2">
        <w:t xml:space="preserve">, </w:t>
      </w:r>
      <w:r w:rsidR="00965B8B">
        <w:t xml:space="preserve">foram consideradas </w:t>
      </w:r>
      <w:r w:rsidR="00965B8B" w:rsidRPr="00D96CE2">
        <w:t xml:space="preserve">ferramentas MCP </w:t>
      </w:r>
      <w:r w:rsidR="00965B8B">
        <w:t>existentes, contudo,</w:t>
      </w:r>
      <w:r w:rsidR="00965B8B" w:rsidRPr="00D96CE2">
        <w:t xml:space="preserve"> </w:t>
      </w:r>
      <w:commentRangeStart w:id="48"/>
      <w:commentRangeStart w:id="49"/>
      <w:commentRangeStart w:id="50"/>
      <w:r w:rsidR="00D96CE2" w:rsidRPr="00D96CE2">
        <w:t>optou-se por</w:t>
      </w:r>
      <w:r w:rsidR="00D96CE2">
        <w:t xml:space="preserve"> desenvolver</w:t>
      </w:r>
      <w:r w:rsidR="00D96CE2" w:rsidRPr="00D96CE2">
        <w:t xml:space="preserve"> uma implementação própria e simplificada do protocolo</w:t>
      </w:r>
      <w:commentRangeEnd w:id="48"/>
      <w:r w:rsidR="002B3E51">
        <w:rPr>
          <w:rStyle w:val="Refdecomentrio"/>
          <w:sz w:val="24"/>
          <w:szCs w:val="24"/>
        </w:rPr>
        <w:commentReference w:id="48"/>
      </w:r>
      <w:commentRangeEnd w:id="49"/>
      <w:r w:rsidR="004F4388">
        <w:rPr>
          <w:rStyle w:val="Refdecomentrio"/>
          <w:sz w:val="24"/>
          <w:szCs w:val="24"/>
        </w:rPr>
        <w:commentReference w:id="49"/>
      </w:r>
      <w:commentRangeEnd w:id="50"/>
      <w:r w:rsidR="004F4388">
        <w:rPr>
          <w:rStyle w:val="Refdecomentrio"/>
          <w:sz w:val="24"/>
          <w:szCs w:val="24"/>
        </w:rPr>
        <w:commentReference w:id="50"/>
      </w:r>
      <w:r w:rsidR="00965B8B">
        <w:t>, visando</w:t>
      </w:r>
      <w:r w:rsidR="00D96CE2" w:rsidRPr="00D96CE2">
        <w:t xml:space="preserve"> manter </w:t>
      </w:r>
      <w:r w:rsidR="00965B8B">
        <w:t>uma</w:t>
      </w:r>
      <w:r w:rsidR="00D96CE2" w:rsidRPr="00D96CE2">
        <w:t xml:space="preserve"> arquitetura </w:t>
      </w:r>
      <w:r w:rsidR="00965B8B">
        <w:t>concisa</w:t>
      </w:r>
      <w:r w:rsidR="00D96CE2" w:rsidRPr="00D96CE2">
        <w:t xml:space="preserve"> e de fácil implantação.</w:t>
      </w:r>
    </w:p>
    <w:p w14:paraId="6859C456" w14:textId="5EE43D8A" w:rsidR="00D96CE2" w:rsidRDefault="001B7DDF" w:rsidP="00926E64">
      <w:pPr>
        <w:pStyle w:val="Pargrafo"/>
      </w:pPr>
      <w:r>
        <w:t xml:space="preserve">A implementação consiste em </w:t>
      </w:r>
      <w:r w:rsidR="00C6711E" w:rsidRPr="00965B8B">
        <w:t>expo</w:t>
      </w:r>
      <w:r w:rsidR="00C6711E">
        <w:t>r</w:t>
      </w:r>
      <w:r w:rsidR="00C6711E" w:rsidRPr="00965B8B">
        <w:t xml:space="preserve"> ao modelo</w:t>
      </w:r>
      <w:r w:rsidR="00C6711E">
        <w:t xml:space="preserve"> </w:t>
      </w:r>
      <w:r>
        <w:t>ferramentas</w:t>
      </w:r>
      <w:r w:rsidR="00965B8B" w:rsidRPr="00965B8B">
        <w:t xml:space="preserve"> para consulta</w:t>
      </w:r>
      <w:r>
        <w:t>,</w:t>
      </w:r>
      <w:r w:rsidR="00965B8B" w:rsidRPr="00965B8B">
        <w:t xml:space="preserve"> </w:t>
      </w:r>
      <w:r w:rsidR="00461323">
        <w:t>inclusão</w:t>
      </w:r>
      <w:r>
        <w:t xml:space="preserve"> e cancelamento</w:t>
      </w:r>
      <w:r w:rsidR="00965B8B" w:rsidRPr="00965B8B">
        <w:t xml:space="preserve"> de agendamentos, </w:t>
      </w:r>
      <w:r w:rsidR="00461323">
        <w:t>declaradas em formato JSON contendo sua</w:t>
      </w:r>
      <w:r w:rsidR="00965B8B" w:rsidRPr="00965B8B">
        <w:t xml:space="preserve"> descrição funcional e </w:t>
      </w:r>
      <w:r w:rsidR="00461323">
        <w:t xml:space="preserve">os </w:t>
      </w:r>
      <w:r w:rsidR="00965B8B" w:rsidRPr="00965B8B">
        <w:t>parâmetros obrigatórios que o modelo deve coletar do usuário antes de acionar o banco</w:t>
      </w:r>
      <w:r w:rsidR="00461323">
        <w:t xml:space="preserve"> de dados</w:t>
      </w:r>
      <w:r w:rsidR="00965B8B" w:rsidRPr="00965B8B">
        <w:t xml:space="preserve">. Quando o LLM identifica a intenção do usuário, emite uma </w:t>
      </w:r>
      <w:r w:rsidR="00B86B07">
        <w:t>instrução</w:t>
      </w:r>
      <w:r w:rsidR="00965B8B" w:rsidRPr="00965B8B">
        <w:t xml:space="preserve"> estruturada </w:t>
      </w:r>
      <w:r>
        <w:t>de</w:t>
      </w:r>
      <w:r w:rsidR="00965B8B" w:rsidRPr="00965B8B">
        <w:t xml:space="preserve"> </w:t>
      </w:r>
      <w:r w:rsidR="00965B8B" w:rsidRPr="001B7DDF">
        <w:rPr>
          <w:i/>
          <w:iCs/>
        </w:rPr>
        <w:t>tool</w:t>
      </w:r>
      <w:r w:rsidRPr="001B7DDF">
        <w:rPr>
          <w:i/>
          <w:iCs/>
        </w:rPr>
        <w:t xml:space="preserve"> </w:t>
      </w:r>
      <w:r w:rsidR="00965B8B" w:rsidRPr="001B7DDF">
        <w:rPr>
          <w:i/>
          <w:iCs/>
        </w:rPr>
        <w:t>call</w:t>
      </w:r>
      <w:r w:rsidRPr="001B7DDF">
        <w:rPr>
          <w:i/>
          <w:iCs/>
        </w:rPr>
        <w:t>ing</w:t>
      </w:r>
      <w:r w:rsidR="00965B8B" w:rsidRPr="00965B8B">
        <w:t xml:space="preserve">, </w:t>
      </w:r>
      <w:r w:rsidRPr="001B7DDF">
        <w:t>recurso nativo do Llama 3.2 exposto pela API do Ollama para chamada de ferramentas</w:t>
      </w:r>
      <w:r w:rsidR="00786101">
        <w:t xml:space="preserve"> (OLLAMA, </w:t>
      </w:r>
      <w:r w:rsidR="00142FFE">
        <w:t>2025</w:t>
      </w:r>
      <w:r w:rsidR="00786101">
        <w:t>)</w:t>
      </w:r>
      <w:r w:rsidRPr="001B7DDF">
        <w:t>.</w:t>
      </w:r>
      <w:r w:rsidR="00965B8B" w:rsidRPr="00965B8B">
        <w:t xml:space="preserve"> O </w:t>
      </w:r>
      <w:r w:rsidR="00965B8B" w:rsidRPr="001B7DDF">
        <w:rPr>
          <w:i/>
          <w:iCs/>
        </w:rPr>
        <w:t>backend</w:t>
      </w:r>
      <w:r w:rsidR="00461323">
        <w:t xml:space="preserve"> </w:t>
      </w:r>
      <w:r w:rsidR="00965B8B" w:rsidRPr="00965B8B">
        <w:t xml:space="preserve">intercepta esse comando, </w:t>
      </w:r>
      <w:r w:rsidR="00B86B07">
        <w:t>encaminha</w:t>
      </w:r>
      <w:r w:rsidR="00965B8B" w:rsidRPr="00965B8B">
        <w:t xml:space="preserve"> para a função correspondente e executa a operação no banco</w:t>
      </w:r>
      <w:r w:rsidR="00B86B07">
        <w:t xml:space="preserve"> de dados</w:t>
      </w:r>
      <w:r w:rsidR="00965B8B" w:rsidRPr="00965B8B">
        <w:t xml:space="preserve"> por meio do Prisma</w:t>
      </w:r>
      <w:r w:rsidR="00B7119F">
        <w:t xml:space="preserve"> ORM. O</w:t>
      </w:r>
      <w:r w:rsidR="00965B8B" w:rsidRPr="00965B8B">
        <w:t xml:space="preserve"> resultado</w:t>
      </w:r>
      <w:r w:rsidR="00B7119F">
        <w:t xml:space="preserve"> é devolvido</w:t>
      </w:r>
      <w:r w:rsidR="00965B8B" w:rsidRPr="00965B8B">
        <w:t xml:space="preserve"> ao modelo, que </w:t>
      </w:r>
      <w:r w:rsidR="00B7119F">
        <w:t>gera a resposta</w:t>
      </w:r>
      <w:r w:rsidR="00B86B07">
        <w:t xml:space="preserve"> </w:t>
      </w:r>
      <w:r w:rsidR="00965B8B" w:rsidRPr="00965B8B">
        <w:t xml:space="preserve">em linguagem natural. A </w:t>
      </w:r>
      <w:r w:rsidR="00B86B07">
        <w:t>autenticidade</w:t>
      </w:r>
      <w:r w:rsidR="00965B8B" w:rsidRPr="00965B8B">
        <w:t xml:space="preserve"> das ações é garantida pela injeção do identificador do usuário </w:t>
      </w:r>
      <w:r w:rsidR="00B7119F">
        <w:t xml:space="preserve">em </w:t>
      </w:r>
      <w:r w:rsidR="00965B8B" w:rsidRPr="00965B8B">
        <w:t xml:space="preserve">cada requisição, assegurando que </w:t>
      </w:r>
      <w:r w:rsidR="00B86B07">
        <w:t xml:space="preserve">as </w:t>
      </w:r>
      <w:r w:rsidR="00965B8B" w:rsidRPr="00965B8B">
        <w:t xml:space="preserve">operações sejam associadas à sessão ativa </w:t>
      </w:r>
      <w:r w:rsidR="00B86B07">
        <w:t>ou</w:t>
      </w:r>
      <w:r w:rsidR="00965B8B" w:rsidRPr="00965B8B">
        <w:t xml:space="preserve"> bloqueadas para usuários não autenticados</w:t>
      </w:r>
      <w:r w:rsidR="00D96CE2" w:rsidRPr="00D96CE2">
        <w:t>.</w:t>
      </w:r>
    </w:p>
    <w:p w14:paraId="3132A80B" w14:textId="60FC7520" w:rsidR="00926E64" w:rsidRDefault="00926E64" w:rsidP="00926E64"/>
    <w:p w14:paraId="58BC8845" w14:textId="4AB5239C" w:rsidR="00993510" w:rsidRDefault="00993510" w:rsidP="00993510">
      <w:pPr>
        <w:pStyle w:val="Ttulo2"/>
      </w:pPr>
      <w:bookmarkStart w:id="51" w:name="_Toc230215510"/>
      <w:r>
        <w:t>Reconhecimento e Síntese de Fala</w:t>
      </w:r>
      <w:bookmarkEnd w:id="51"/>
    </w:p>
    <w:p w14:paraId="23D20276" w14:textId="77777777" w:rsidR="00993510" w:rsidRDefault="00993510" w:rsidP="00993510"/>
    <w:p w14:paraId="71BBC134" w14:textId="77777777" w:rsidR="00197EB2" w:rsidRDefault="00197EB2" w:rsidP="00197EB2">
      <w:pPr>
        <w:pStyle w:val="Pargrafo"/>
      </w:pPr>
      <w:r>
        <w:t xml:space="preserve">A viabilização da interação por voz no sistema proposto depende de duas tecnologias complementares: o </w:t>
      </w:r>
      <w:r w:rsidRPr="00197EB2">
        <w:rPr>
          <w:i/>
          <w:iCs/>
        </w:rPr>
        <w:t>Automatic Speech Recognition</w:t>
      </w:r>
      <w:r>
        <w:t xml:space="preserve">, responsável por converter sinais de áudio em texto, e o </w:t>
      </w:r>
      <w:r w:rsidRPr="00197EB2">
        <w:rPr>
          <w:i/>
          <w:iCs/>
        </w:rPr>
        <w:t>Text-to-Speech</w:t>
      </w:r>
      <w:r>
        <w:t xml:space="preserve">, que realiza o processo inverso, sintetizando voz a partir de texto. Juntas, essas tecnologias permitem que o assistente seja </w:t>
      </w:r>
      <w:commentRangeStart w:id="52"/>
      <w:r>
        <w:t>operado integralmente por voz</w:t>
      </w:r>
      <w:commentRangeEnd w:id="52"/>
      <w:r w:rsidR="000C3163">
        <w:rPr>
          <w:rStyle w:val="Refdecomentrio"/>
          <w:sz w:val="24"/>
          <w:szCs w:val="24"/>
        </w:rPr>
        <w:commentReference w:id="52"/>
      </w:r>
      <w:r>
        <w:t>, atendendo aos requisitos de acessibilidade.</w:t>
      </w:r>
    </w:p>
    <w:p w14:paraId="4AEFC939" w14:textId="77777777" w:rsidR="00197EB2" w:rsidRDefault="00197EB2" w:rsidP="00197EB2">
      <w:pPr>
        <w:pStyle w:val="Pargrafo"/>
      </w:pPr>
      <w:r>
        <w:t xml:space="preserve">Para o reconhecimento de fala, adotou-se o Whisper, modelo desenvolvido pela OpenAI e apresentado por Radford et al. (2023) como resultado de treinamento sobre aproximadamente 680 mil horas de áudio multilíngue por meio de </w:t>
      </w:r>
      <w:r w:rsidRPr="00197EB2">
        <w:rPr>
          <w:i/>
          <w:iCs/>
        </w:rPr>
        <w:t>weak supervision</w:t>
      </w:r>
      <w:r>
        <w:t xml:space="preserve"> em larga escala. Essa abordagem conferiu ao modelo robustez e capacidade de generalização em diferentes domínios, sotaques e condições acústicas, com suporte a 100 idiomas incluindo o português. A variante utilizada é o whisper-base, disponibilizada no formato Open Neural Network Exchange (ONNX), que viabiliza sua execução eficiente no ambiente local sem necessidade de infraestrutura de servidor dedicada.</w:t>
      </w:r>
    </w:p>
    <w:p w14:paraId="3AB4EA7F" w14:textId="3F9A55A1" w:rsidR="00A66B7C" w:rsidRDefault="00A66B7C" w:rsidP="00197EB2">
      <w:pPr>
        <w:pStyle w:val="Pargrafo"/>
      </w:pPr>
      <w:r w:rsidRPr="00A66B7C">
        <w:lastRenderedPageBreak/>
        <w:t xml:space="preserve">A escolha do whisper-base justifica-se pelo equilíbrio entre desempenho e eficiência computacional. </w:t>
      </w:r>
      <w:commentRangeStart w:id="53"/>
      <w:r w:rsidRPr="00A66B7C">
        <w:t xml:space="preserve">Com 74 milhões de parâmetros, o modelo apresenta </w:t>
      </w:r>
      <w:r w:rsidRPr="00A66B7C">
        <w:rPr>
          <w:i/>
          <w:iCs/>
        </w:rPr>
        <w:t>Word Error Rate</w:t>
      </w:r>
      <w:r w:rsidRPr="00A66B7C">
        <w:t xml:space="preserve"> (WER) de 5,0% a 12,4% em benchmarks padrão de inglês e </w:t>
      </w:r>
      <w:commentRangeStart w:id="54"/>
      <w:commentRangeStart w:id="55"/>
      <w:r w:rsidRPr="00A66B7C">
        <w:t>21,9% para o português</w:t>
      </w:r>
      <w:commentRangeEnd w:id="54"/>
      <w:r w:rsidR="00625D5E" w:rsidRPr="00A66B7C">
        <w:rPr>
          <w:rStyle w:val="Refdecomentrio"/>
          <w:sz w:val="24"/>
          <w:szCs w:val="24"/>
        </w:rPr>
        <w:commentReference w:id="54"/>
      </w:r>
      <w:commentRangeEnd w:id="55"/>
      <w:r w:rsidR="00765BB6" w:rsidRPr="00A66B7C">
        <w:rPr>
          <w:rStyle w:val="Refdecomentrio"/>
          <w:sz w:val="24"/>
          <w:szCs w:val="24"/>
        </w:rPr>
        <w:commentReference w:id="55"/>
      </w:r>
      <w:r w:rsidRPr="00A66B7C">
        <w:t xml:space="preserve">, com latência adequada para aplicações em tempo real em hardware convencional (RADFORD et al., 2023). </w:t>
      </w:r>
      <w:commentRangeEnd w:id="53"/>
      <w:r w:rsidR="006771C5" w:rsidRPr="00A66B7C">
        <w:rPr>
          <w:rStyle w:val="Refdecomentrio"/>
          <w:sz w:val="24"/>
          <w:szCs w:val="24"/>
        </w:rPr>
        <w:commentReference w:id="53"/>
      </w:r>
      <w:commentRangeStart w:id="56"/>
      <w:commentRangeStart w:id="57"/>
      <w:r w:rsidRPr="00A66B7C">
        <w:t xml:space="preserve">Variantes maiores, como o whisper-small e o whisper-large, oferecem maior precisão, mas impõem requisitos de memória e processamento incompatíveis com o hardware adotado pelo sistema. A variante whisper-tiny, embora mais leve, apresenta degradação perceptível na precisão, tornando o whisper-base </w:t>
      </w:r>
      <w:r>
        <w:t>a opção mais</w:t>
      </w:r>
      <w:r w:rsidRPr="00A66B7C">
        <w:t xml:space="preserve"> equilibr</w:t>
      </w:r>
      <w:r>
        <w:t>ada</w:t>
      </w:r>
      <w:r w:rsidRPr="00A66B7C">
        <w:t xml:space="preserve"> para </w:t>
      </w:r>
      <w:r>
        <w:t>o projeto</w:t>
      </w:r>
      <w:r w:rsidRPr="00A66B7C">
        <w:t>.</w:t>
      </w:r>
      <w:commentRangeEnd w:id="56"/>
      <w:r w:rsidR="000448CA">
        <w:rPr>
          <w:rStyle w:val="Refdecomentrio"/>
          <w:sz w:val="24"/>
          <w:szCs w:val="24"/>
        </w:rPr>
        <w:commentReference w:id="56"/>
      </w:r>
      <w:commentRangeEnd w:id="57"/>
      <w:r w:rsidR="00014B93">
        <w:rPr>
          <w:rStyle w:val="Refdecomentrio"/>
          <w:sz w:val="24"/>
          <w:szCs w:val="24"/>
        </w:rPr>
        <w:commentReference w:id="57"/>
      </w:r>
    </w:p>
    <w:p w14:paraId="7AFC8DF3" w14:textId="31A7B41A" w:rsidR="00545584" w:rsidRPr="00926E64" w:rsidRDefault="00E70595" w:rsidP="00197EB2">
      <w:pPr>
        <w:pStyle w:val="Pargrafo"/>
      </w:pPr>
      <w:r w:rsidRPr="00E70595">
        <w:t>Para a síntese de voz, adotou-se a Web Speech API, interface nativa disponível nos navegadores modernos que dispensa dependências externas e executa integralmente no cliente. A solução suporta o português brasileiro e não introduz latência de rede nem requisitos adicionais de infraestrutura. Alternativas como o Coqui TTS foram consideradas, mas demanda</w:t>
      </w:r>
      <w:r>
        <w:t>m</w:t>
      </w:r>
      <w:r w:rsidRPr="00E70595">
        <w:t xml:space="preserve"> a execução de um processo de </w:t>
      </w:r>
      <w:r w:rsidRPr="00E70595">
        <w:rPr>
          <w:i/>
          <w:iCs/>
        </w:rPr>
        <w:t>backend</w:t>
      </w:r>
      <w:r w:rsidRPr="00E70595">
        <w:t xml:space="preserve"> dedicado, trazendo complexidade sem ganho proporcional para o projeto. Soluções baseadas em nuvem, como o Google Cloud Text-to-Speech e o Amazon Polly, foram igualmente descartadas por conflitarem com os requisitos de privacidade e operação offline do sistema</w:t>
      </w:r>
      <w:r w:rsidR="00197EB2">
        <w:t>.</w:t>
      </w:r>
    </w:p>
    <w:p w14:paraId="3E56BAC0" w14:textId="42292DBD" w:rsidR="003D2AB9" w:rsidRDefault="003D2AB9">
      <w:pPr>
        <w:spacing w:after="160" w:line="278" w:lineRule="auto"/>
        <w:jc w:val="left"/>
      </w:pPr>
      <w:r>
        <w:br w:type="page"/>
      </w:r>
    </w:p>
    <w:p w14:paraId="7D2AC43C" w14:textId="27ECC7B7" w:rsidR="005C1AF7" w:rsidRPr="00E83A37" w:rsidRDefault="00E83A37" w:rsidP="00E83A37">
      <w:pPr>
        <w:pStyle w:val="Ttulo1"/>
      </w:pPr>
      <w:bookmarkStart w:id="58" w:name="_Toc230215511"/>
      <w:commentRangeStart w:id="59"/>
      <w:r w:rsidRPr="00E83A37">
        <w:lastRenderedPageBreak/>
        <w:t>METODOLOGIA E DESENVOLVIMENTO</w:t>
      </w:r>
      <w:bookmarkEnd w:id="58"/>
      <w:commentRangeEnd w:id="59"/>
      <w:r w:rsidR="006605A1" w:rsidRPr="00E83A37">
        <w:rPr>
          <w:rStyle w:val="Refdecomentrio"/>
          <w:sz w:val="24"/>
          <w:szCs w:val="24"/>
        </w:rPr>
        <w:commentReference w:id="59"/>
      </w:r>
    </w:p>
    <w:p w14:paraId="14D60685" w14:textId="77777777" w:rsidR="005C1AF7" w:rsidRPr="005C1AF7" w:rsidRDefault="005C1AF7" w:rsidP="005C1AF7"/>
    <w:p w14:paraId="6CB71B25" w14:textId="3C330715" w:rsidR="005C1AF7" w:rsidRDefault="005C1AF7" w:rsidP="005C1AF7">
      <w:pPr>
        <w:pStyle w:val="Pargrafo"/>
      </w:pPr>
      <w:r>
        <w:t xml:space="preserve">Na sequência são </w:t>
      </w:r>
      <w:r w:rsidR="007D123C">
        <w:t>abordadas</w:t>
      </w:r>
      <w:r>
        <w:t xml:space="preserve"> </w:t>
      </w:r>
      <w:r w:rsidR="007D123C">
        <w:t>outras</w:t>
      </w:r>
      <w:r>
        <w:t xml:space="preserve"> decisões de projeto, a arquitetura do sistema desenvolvido e as tecnologias adotadas em sua implementação, complementando a fundamentação teórica apresentada com os aspectos práticos do desenvolvimento. </w:t>
      </w:r>
      <w:r w:rsidR="007D123C">
        <w:t>Além disso, são</w:t>
      </w:r>
      <w:r>
        <w:t xml:space="preserve"> detalhados os requisitos de infraestrutura</w:t>
      </w:r>
      <w:r w:rsidR="007D123C">
        <w:t>, as formas de implantação</w:t>
      </w:r>
      <w:r>
        <w:t xml:space="preserve"> e a etapa de configuração inicial.</w:t>
      </w:r>
      <w:r w:rsidR="007D123C">
        <w:t xml:space="preserve"> </w:t>
      </w:r>
      <w:r w:rsidR="007D123C" w:rsidRPr="007D123C">
        <w:t>A documentação técnica completa, incluindo os requisitos funcionais e não funcionais do sistema, está disponível nos apêndices deste trabalho.</w:t>
      </w:r>
    </w:p>
    <w:p w14:paraId="4BD16D8C" w14:textId="77777777" w:rsidR="005C1AF7" w:rsidRDefault="005C1AF7" w:rsidP="005C1AF7"/>
    <w:p w14:paraId="47994344" w14:textId="5DC6E9B0" w:rsidR="005C1AF7" w:rsidRDefault="006B2B4A" w:rsidP="005C1AF7">
      <w:pPr>
        <w:pStyle w:val="Ttulo2"/>
      </w:pPr>
      <w:bookmarkStart w:id="60" w:name="_Toc230215512"/>
      <w:r>
        <w:t xml:space="preserve">Tecnologias e </w:t>
      </w:r>
      <w:r w:rsidR="005C1AF7">
        <w:t>Arquitetura do Sistema</w:t>
      </w:r>
      <w:bookmarkEnd w:id="60"/>
    </w:p>
    <w:p w14:paraId="742D398F" w14:textId="77777777" w:rsidR="005C1AF7" w:rsidRDefault="005C1AF7" w:rsidP="005C1AF7"/>
    <w:p w14:paraId="5DB66609" w14:textId="77777777" w:rsidR="005C1AF7" w:rsidRDefault="005C1AF7" w:rsidP="005C1AF7">
      <w:pPr>
        <w:pStyle w:val="Pargrafo"/>
      </w:pPr>
      <w:commentRangeStart w:id="61"/>
      <w:commentRangeStart w:id="62"/>
      <w:r>
        <w:t xml:space="preserve">O sistema é organizado como um </w:t>
      </w:r>
      <w:r w:rsidRPr="005C1AF7">
        <w:rPr>
          <w:i/>
          <w:iCs/>
        </w:rPr>
        <w:t>monorepo</w:t>
      </w:r>
      <w:r>
        <w:t>, repositório único que agrupa todos os componentes do projeto, cada qual executado como processo independente e integrado aos demais por meio de interfaces bem definidas. Essa abordagem facilita o versionamento conjunto e a consistência entre os componentes, sem impor o acoplamento de um monolito.</w:t>
      </w:r>
      <w:commentRangeEnd w:id="61"/>
      <w:r w:rsidR="00817E0A">
        <w:rPr>
          <w:rStyle w:val="Refdecomentrio"/>
          <w:sz w:val="24"/>
          <w:szCs w:val="24"/>
        </w:rPr>
        <w:commentReference w:id="61"/>
      </w:r>
      <w:commentRangeEnd w:id="62"/>
      <w:r w:rsidR="00817E0A">
        <w:rPr>
          <w:rStyle w:val="Refdecomentrio"/>
          <w:sz w:val="24"/>
          <w:szCs w:val="24"/>
        </w:rPr>
        <w:commentReference w:id="62"/>
      </w:r>
    </w:p>
    <w:p w14:paraId="39755B69" w14:textId="019B16FB" w:rsidR="005C1AF7" w:rsidRDefault="005C1AF7" w:rsidP="005C1AF7">
      <w:pPr>
        <w:pStyle w:val="Pargrafo"/>
      </w:pPr>
      <w:r>
        <w:t>A camada de apresentação é implementada em React com Vite, responsável pela interface conversacional com o usuário. É nessa camada que o reconhecimento de fala é realizado, por meio do modelo Xenova</w:t>
      </w:r>
      <w:r w:rsidR="00240293">
        <w:t xml:space="preserve"> </w:t>
      </w:r>
      <w:r>
        <w:t>whisper-</w:t>
      </w:r>
      <w:r w:rsidR="00295B7C">
        <w:t>base</w:t>
      </w:r>
      <w:r>
        <w:t xml:space="preserve"> executado localmente no navegador via Transformers.js, convertendo o áudio capturado pelo microfone em texto antes de encaminhá-lo ao </w:t>
      </w:r>
      <w:r w:rsidRPr="005C1AF7">
        <w:rPr>
          <w:i/>
          <w:iCs/>
        </w:rPr>
        <w:t>backend</w:t>
      </w:r>
      <w:r>
        <w:t xml:space="preserve">. A camada de servidor é implementada com Express sobre Node.js, responsável por orquestrar o fluxo conversacional, intermediar a comunicação com o Ollama e expor as rotas da API consumidas pelo </w:t>
      </w:r>
      <w:r w:rsidRPr="005C1AF7">
        <w:rPr>
          <w:i/>
          <w:iCs/>
        </w:rPr>
        <w:t>frontend</w:t>
      </w:r>
      <w:r>
        <w:t>.</w:t>
      </w:r>
    </w:p>
    <w:p w14:paraId="66409373" w14:textId="4616C9FD" w:rsidR="005C1AF7" w:rsidRDefault="005C1AF7" w:rsidP="005C1AF7">
      <w:pPr>
        <w:pStyle w:val="Pargrafo"/>
      </w:pPr>
      <w:r>
        <w:t xml:space="preserve">A integração entre </w:t>
      </w:r>
      <w:r w:rsidR="00B864E8">
        <w:t>sistema</w:t>
      </w:r>
      <w:r>
        <w:t xml:space="preserve"> e </w:t>
      </w:r>
      <w:r w:rsidR="00B864E8">
        <w:t>banco de dados</w:t>
      </w:r>
      <w:r>
        <w:t xml:space="preserve"> é </w:t>
      </w:r>
      <w:r w:rsidR="00B864E8">
        <w:t>realizada</w:t>
      </w:r>
      <w:r>
        <w:t xml:space="preserve"> pelo Prisma ORM, biblioteca que abstrai as operações de banco de dados em uma interface com tipagem, reduzindo a complexidade das consultas diretas em SQL. A comunicação entre o LLM e </w:t>
      </w:r>
      <w:commentRangeStart w:id="63"/>
      <w:r>
        <w:t>o banco de dados para operações de agendamento é viabilizada pelo MCP, que permite ao modelo formular e executar consultas diretamente no fluxo conversacional.</w:t>
      </w:r>
      <w:commentRangeEnd w:id="63"/>
      <w:r w:rsidR="000042EE">
        <w:rPr>
          <w:rStyle w:val="Refdecomentrio"/>
          <w:sz w:val="24"/>
          <w:szCs w:val="24"/>
        </w:rPr>
        <w:commentReference w:id="63"/>
      </w:r>
      <w:r>
        <w:t xml:space="preserve"> O serviço de conversão de documentos é implementado em Python com Docling, executado como processo separado acionado quando o administrador realiza o upload de novos documentos, convertendo-os para o formato adequado à indexação no pipeline RAG.</w:t>
      </w:r>
    </w:p>
    <w:p w14:paraId="6E8A4126" w14:textId="7049B2C2" w:rsidR="005C1AF7" w:rsidRDefault="005C1AF7" w:rsidP="005C1AF7">
      <w:pPr>
        <w:pStyle w:val="Pargrafo"/>
      </w:pPr>
      <w:r w:rsidRPr="005C1AF7">
        <w:lastRenderedPageBreak/>
        <w:t>A integração entre esses componentes é ilustrada no diagrama de arquitetura disponível no Apêndice</w:t>
      </w:r>
      <w:r w:rsidR="006F188B">
        <w:t xml:space="preserve"> </w:t>
      </w:r>
      <w:r w:rsidR="00A13B19">
        <w:t>A</w:t>
      </w:r>
      <w:r w:rsidRPr="005C1AF7">
        <w:t>, onde são representados os fluxos de comunicação entre cada processo do sistema.</w:t>
      </w:r>
      <w:r w:rsidR="00520E2F">
        <w:t xml:space="preserve"> A arquitetura foi organizada em quatro camadas: apresentação e fala, servidor e regras de negócio, motor de IA, e persistência.</w:t>
      </w:r>
    </w:p>
    <w:p w14:paraId="113FFE04" w14:textId="4ADED0A4" w:rsidR="004F5B05" w:rsidRDefault="004F5B05" w:rsidP="004F5B05"/>
    <w:p w14:paraId="042C42A9" w14:textId="401D1931" w:rsidR="00834104" w:rsidRDefault="00834104" w:rsidP="00834104">
      <w:pPr>
        <w:pStyle w:val="Ttulo2"/>
      </w:pPr>
      <w:bookmarkStart w:id="64" w:name="_Toc230215513"/>
      <w:r>
        <w:t>Processo de Desenvolvimento</w:t>
      </w:r>
      <w:bookmarkEnd w:id="64"/>
    </w:p>
    <w:p w14:paraId="60F207AB" w14:textId="77777777" w:rsidR="00834104" w:rsidRDefault="00834104" w:rsidP="00834104"/>
    <w:p w14:paraId="1E3CAAA4" w14:textId="77777777" w:rsidR="00ED0E07" w:rsidRDefault="00834104" w:rsidP="00834104">
      <w:pPr>
        <w:pStyle w:val="Pargrafo"/>
      </w:pPr>
      <w:commentRangeStart w:id="65"/>
      <w:commentRangeStart w:id="66"/>
      <w:r>
        <w:t xml:space="preserve">Para o desenvolvimento do sistema proposto por este trabalho, não foram adotadas metodologias formais de gerenciamento de projetos. Considerando o tamanho reduzido da equipe e a natureza do projeto, ficou definido que não seria necessária a utilização de frameworks como Scrum ou Kanban, cuja rigidez não traria benefícios proporcionais ao contexto. As tarefas foram definidas, priorizadas e distribuídas entre os integrantes por meio do Microsoft Planner, com acompanhamento de prazos de forma incremental ao longo do </w:t>
      </w:r>
      <w:r w:rsidR="008C2CEB">
        <w:t>processo</w:t>
      </w:r>
      <w:r>
        <w:t xml:space="preserve">. </w:t>
      </w:r>
      <w:commentRangeEnd w:id="65"/>
      <w:r w:rsidR="00AF4953">
        <w:rPr>
          <w:rStyle w:val="Refdecomentrio"/>
          <w:sz w:val="24"/>
          <w:szCs w:val="24"/>
        </w:rPr>
        <w:commentReference w:id="65"/>
      </w:r>
      <w:commentRangeEnd w:id="66"/>
      <w:r w:rsidR="00FC2CF3">
        <w:rPr>
          <w:rStyle w:val="Refdecomentrio"/>
          <w:sz w:val="24"/>
          <w:szCs w:val="24"/>
        </w:rPr>
        <w:commentReference w:id="66"/>
      </w:r>
    </w:p>
    <w:p w14:paraId="60F71252" w14:textId="501E53F1" w:rsidR="004F5B05" w:rsidRDefault="00834104" w:rsidP="00834104">
      <w:pPr>
        <w:pStyle w:val="Pargrafo"/>
      </w:pPr>
      <w:r>
        <w:t>O processo foi orientado por ciclos de apresentação e revisão, nos quais as entregas parciais eram avaliadas e os apontamentos recebidos incorporados em ajustes subsequentes. O código-fonte do sistema</w:t>
      </w:r>
      <w:r w:rsidR="008C2CEB">
        <w:t xml:space="preserve"> e o histórico de desenvolvimento</w:t>
      </w:r>
      <w:r>
        <w:t xml:space="preserve"> est</w:t>
      </w:r>
      <w:r w:rsidR="008C2CEB">
        <w:t>ão</w:t>
      </w:r>
      <w:r>
        <w:t xml:space="preserve"> disponíve</w:t>
      </w:r>
      <w:r w:rsidR="008C2CEB">
        <w:t>is</w:t>
      </w:r>
      <w:r>
        <w:t xml:space="preserve"> publicamente no repositório GitHub do projeto </w:t>
      </w:r>
      <w:r w:rsidR="00507C15">
        <w:t>(</w:t>
      </w:r>
      <w:r w:rsidR="00DB534B" w:rsidRPr="00852DD8">
        <w:t xml:space="preserve">FERNANDES; </w:t>
      </w:r>
      <w:r w:rsidR="00852DD8" w:rsidRPr="00852DD8">
        <w:t>ANDRADE; AMORIM; MANEIRA</w:t>
      </w:r>
      <w:r w:rsidR="006F188B">
        <w:t>, 2026</w:t>
      </w:r>
      <w:r>
        <w:t>), constituindo parte dos artefatos produzidos por este trabalho.</w:t>
      </w:r>
    </w:p>
    <w:p w14:paraId="3E2538E5" w14:textId="751FE1C9" w:rsidR="00834104" w:rsidRDefault="00834104" w:rsidP="00834104"/>
    <w:p w14:paraId="023A5DEA" w14:textId="511E9A78" w:rsidR="006F188B" w:rsidRDefault="002025CB" w:rsidP="006F188B">
      <w:pPr>
        <w:pStyle w:val="Ttulo2"/>
      </w:pPr>
      <w:bookmarkStart w:id="67" w:name="_Toc230215514"/>
      <w:commentRangeStart w:id="68"/>
      <w:r>
        <w:t>Infraestrutura</w:t>
      </w:r>
      <w:r w:rsidR="006F188B">
        <w:t xml:space="preserve"> e Configuraç</w:t>
      </w:r>
      <w:r w:rsidR="008F3B44">
        <w:t>ão Inicial</w:t>
      </w:r>
      <w:bookmarkEnd w:id="67"/>
      <w:commentRangeEnd w:id="68"/>
      <w:r w:rsidR="00443C06">
        <w:rPr>
          <w:rStyle w:val="Refdecomentrio"/>
          <w:sz w:val="24"/>
          <w:szCs w:val="24"/>
        </w:rPr>
        <w:commentReference w:id="68"/>
      </w:r>
    </w:p>
    <w:p w14:paraId="0ABBD1AE" w14:textId="77777777" w:rsidR="006F188B" w:rsidRDefault="006F188B" w:rsidP="006F188B"/>
    <w:p w14:paraId="143186D1" w14:textId="6FFC3786" w:rsidR="006F188B" w:rsidRDefault="006F188B" w:rsidP="006F188B">
      <w:pPr>
        <w:pStyle w:val="Pargrafo"/>
      </w:pPr>
      <w:commentRangeStart w:id="69"/>
      <w:r>
        <w:t xml:space="preserve">O </w:t>
      </w:r>
      <w:r w:rsidR="00621507">
        <w:t>software</w:t>
      </w:r>
      <w:r>
        <w:t xml:space="preserve"> foi projetado para</w:t>
      </w:r>
      <w:r w:rsidR="00CC2856">
        <w:t xml:space="preserve"> possibilitar que a</w:t>
      </w:r>
      <w:r>
        <w:t xml:space="preserve"> implanta</w:t>
      </w:r>
      <w:r w:rsidR="00240293">
        <w:t>ção</w:t>
      </w:r>
      <w:r w:rsidR="00CC2856">
        <w:t xml:space="preserve"> seja realizada</w:t>
      </w:r>
      <w:r>
        <w:t xml:space="preserve"> de forma autônoma pela própria instituição, </w:t>
      </w:r>
      <w:r w:rsidR="004F1CEC">
        <w:t>s</w:t>
      </w:r>
      <w:r w:rsidR="00240293">
        <w:t>endo</w:t>
      </w:r>
      <w:r w:rsidR="004F1CEC">
        <w:t xml:space="preserve"> necessária</w:t>
      </w:r>
      <w:r>
        <w:t xml:space="preserve"> conexão com a internet apenas durante </w:t>
      </w:r>
      <w:r w:rsidR="00691004">
        <w:t>o momento da</w:t>
      </w:r>
      <w:r w:rsidR="004F1CEC">
        <w:t xml:space="preserve"> instalação</w:t>
      </w:r>
      <w:r>
        <w:t>.</w:t>
      </w:r>
      <w:r w:rsidR="00691004">
        <w:t xml:space="preserve"> </w:t>
      </w:r>
      <w:r w:rsidR="00F975A5">
        <w:t>O</w:t>
      </w:r>
      <w:r w:rsidR="00F96D0F">
        <w:t>s</w:t>
      </w:r>
      <w:r w:rsidR="00691004">
        <w:t xml:space="preserve"> sistema</w:t>
      </w:r>
      <w:r w:rsidR="00F96D0F">
        <w:t>s</w:t>
      </w:r>
      <w:r w:rsidR="00691004">
        <w:t xml:space="preserve"> operaciona</w:t>
      </w:r>
      <w:r w:rsidR="00F96D0F">
        <w:t xml:space="preserve">is </w:t>
      </w:r>
      <w:r w:rsidR="00F975A5">
        <w:t>compatíveis para execução do software são</w:t>
      </w:r>
      <w:r w:rsidR="00C77428">
        <w:t xml:space="preserve"> </w:t>
      </w:r>
      <w:r w:rsidR="00D838B9" w:rsidRPr="00D838B9">
        <w:t>macOS Tahoe 26</w:t>
      </w:r>
      <w:r w:rsidR="00C77428">
        <w:t>,</w:t>
      </w:r>
      <w:r w:rsidR="00F975A5">
        <w:t xml:space="preserve"> </w:t>
      </w:r>
      <w:r w:rsidR="00691004">
        <w:t xml:space="preserve">Windows </w:t>
      </w:r>
      <w:r w:rsidR="00F96D0F">
        <w:t xml:space="preserve">10 e </w:t>
      </w:r>
      <w:r w:rsidR="00D838B9">
        <w:t xml:space="preserve">Windows </w:t>
      </w:r>
      <w:r w:rsidR="00F96D0F">
        <w:t>11</w:t>
      </w:r>
      <w:r w:rsidR="00F975A5">
        <w:t>, demais opções não foram testadas</w:t>
      </w:r>
      <w:r w:rsidR="00F96D0F">
        <w:t>.</w:t>
      </w:r>
      <w:commentRangeEnd w:id="69"/>
      <w:r w:rsidR="00DF0AA3">
        <w:rPr>
          <w:rStyle w:val="Refdecomentrio"/>
          <w:sz w:val="24"/>
          <w:szCs w:val="24"/>
        </w:rPr>
        <w:commentReference w:id="69"/>
      </w:r>
    </w:p>
    <w:p w14:paraId="39EB0278" w14:textId="07CA99ED" w:rsidR="0010406D" w:rsidRDefault="0010406D">
      <w:pPr>
        <w:spacing w:after="160" w:line="278" w:lineRule="auto"/>
        <w:jc w:val="left"/>
      </w:pPr>
      <w:r>
        <w:br w:type="page"/>
      </w:r>
    </w:p>
    <w:p w14:paraId="561A9692" w14:textId="444EB5CE" w:rsidR="00240293" w:rsidRDefault="00240293" w:rsidP="006F188B">
      <w:pPr>
        <w:pStyle w:val="Pargrafo"/>
        <w:rPr>
          <w:ins w:id="70" w:author="Sergio Schina" w:date="2026-05-22T16:24:00Z" w16du:dateUtc="2026-05-22T19:24:00Z"/>
        </w:rPr>
      </w:pPr>
      <w:r w:rsidRPr="00240293">
        <w:lastRenderedPageBreak/>
        <w:t xml:space="preserve">Em relação à infraestrutura, </w:t>
      </w:r>
      <w:r w:rsidR="00F975A5">
        <w:t>a capacidade mínima</w:t>
      </w:r>
      <w:r w:rsidR="00F00157">
        <w:t xml:space="preserve"> </w:t>
      </w:r>
      <w:r w:rsidRPr="00240293">
        <w:t>de armazenamento e processamento</w:t>
      </w:r>
      <w:r w:rsidR="004F1CEC">
        <w:t xml:space="preserve"> </w:t>
      </w:r>
      <w:commentRangeStart w:id="71"/>
      <w:r w:rsidR="004F1CEC">
        <w:t>varia conforme a demanda</w:t>
      </w:r>
      <w:r w:rsidR="00691004">
        <w:t xml:space="preserve"> de uso</w:t>
      </w:r>
      <w:r w:rsidR="004F1CEC">
        <w:t xml:space="preserve"> da instituição</w:t>
      </w:r>
      <w:commentRangeEnd w:id="71"/>
      <w:r w:rsidR="00C862E1">
        <w:rPr>
          <w:rStyle w:val="Refdecomentrio"/>
          <w:sz w:val="24"/>
          <w:szCs w:val="24"/>
        </w:rPr>
        <w:commentReference w:id="71"/>
      </w:r>
      <w:r w:rsidR="004F1CEC">
        <w:t xml:space="preserve">. As </w:t>
      </w:r>
      <w:r w:rsidRPr="00240293">
        <w:t>especificações</w:t>
      </w:r>
      <w:r w:rsidR="00F96D0F">
        <w:t xml:space="preserve"> computacionais</w:t>
      </w:r>
      <w:r w:rsidR="00F00157">
        <w:t xml:space="preserve"> </w:t>
      </w:r>
      <w:r w:rsidRPr="00240293">
        <w:t xml:space="preserve">adotadas </w:t>
      </w:r>
      <w:r w:rsidR="00691004">
        <w:t>para o</w:t>
      </w:r>
      <w:r w:rsidRPr="00240293">
        <w:t xml:space="preserve"> estudo de caso</w:t>
      </w:r>
      <w:r w:rsidR="00691004">
        <w:t xml:space="preserve"> </w:t>
      </w:r>
      <w:r w:rsidR="00F96D0F">
        <w:t>são</w:t>
      </w:r>
      <w:r w:rsidR="00691004">
        <w:t xml:space="preserve"> </w:t>
      </w:r>
      <w:r w:rsidR="00CC2856">
        <w:t>abordadas</w:t>
      </w:r>
      <w:r w:rsidR="00691004">
        <w:t xml:space="preserve"> na respectiva seção</w:t>
      </w:r>
      <w:r w:rsidR="00CC2856">
        <w:t xml:space="preserve"> deste trabalho</w:t>
      </w:r>
      <w:r w:rsidR="00F96D0F">
        <w:t xml:space="preserve">, estando adequadas </w:t>
      </w:r>
      <w:r w:rsidR="00F975A5">
        <w:t>às condições</w:t>
      </w:r>
      <w:r w:rsidR="00CC2856">
        <w:t xml:space="preserve"> do estudo</w:t>
      </w:r>
      <w:r w:rsidRPr="00240293">
        <w:t>.</w:t>
      </w:r>
    </w:p>
    <w:p w14:paraId="407D7D3E" w14:textId="77777777" w:rsidR="00066E26" w:rsidRDefault="00066E26" w:rsidP="006F188B">
      <w:pPr>
        <w:pStyle w:val="Pargrafo"/>
        <w:rPr>
          <w:ins w:id="72" w:author="Sergio Schina" w:date="2026-05-22T16:25:00Z" w16du:dateUtc="2026-05-22T19:25:00Z"/>
        </w:rPr>
      </w:pPr>
    </w:p>
    <w:tbl>
      <w:tblPr>
        <w:tblStyle w:val="Tabelacomgrade"/>
        <w:tblW w:w="9493" w:type="dxa"/>
        <w:tblLook w:val="04A0" w:firstRow="1" w:lastRow="0" w:firstColumn="1" w:lastColumn="0" w:noHBand="0" w:noVBand="1"/>
        <w:tblPrChange w:id="73" w:author="Sergio Schina" w:date="2026-05-22T16:31:00Z" w16du:dateUtc="2026-05-22T19:31:00Z">
          <w:tblPr>
            <w:tblStyle w:val="Tabelacomgrade"/>
            <w:tblW w:w="0" w:type="nil"/>
            <w:tblLook w:val="04A0" w:firstRow="1" w:lastRow="0" w:firstColumn="1" w:lastColumn="0" w:noHBand="0" w:noVBand="1"/>
          </w:tblPr>
        </w:tblPrChange>
      </w:tblPr>
      <w:tblGrid>
        <w:gridCol w:w="1684"/>
        <w:gridCol w:w="1430"/>
        <w:gridCol w:w="1430"/>
        <w:gridCol w:w="1430"/>
        <w:gridCol w:w="2084"/>
        <w:gridCol w:w="1435"/>
        <w:tblGridChange w:id="74">
          <w:tblGrid>
            <w:gridCol w:w="1510"/>
            <w:gridCol w:w="174"/>
            <w:gridCol w:w="1336"/>
            <w:gridCol w:w="94"/>
            <w:gridCol w:w="1416"/>
            <w:gridCol w:w="14"/>
            <w:gridCol w:w="1430"/>
            <w:gridCol w:w="66"/>
            <w:gridCol w:w="1510"/>
            <w:gridCol w:w="508"/>
            <w:gridCol w:w="1003"/>
            <w:gridCol w:w="432"/>
          </w:tblGrid>
        </w:tblGridChange>
      </w:tblGrid>
      <w:tr w:rsidR="00404DCF" w14:paraId="18F2E5D4" w14:textId="77777777" w:rsidTr="002E259A">
        <w:trPr>
          <w:ins w:id="75" w:author="Sergio Schina" w:date="2026-05-22T16:27:00Z"/>
          <w:trPrChange w:id="76" w:author="Sergio Schina" w:date="2026-05-22T16:31:00Z" w16du:dateUtc="2026-05-22T19:31:00Z">
            <w:trPr>
              <w:gridAfter w:val="0"/>
            </w:trPr>
          </w:trPrChange>
        </w:trPr>
        <w:tc>
          <w:tcPr>
            <w:tcW w:w="1610" w:type="dxa"/>
            <w:tcPrChange w:id="77" w:author="Sergio Schina" w:date="2026-05-22T16:31:00Z" w16du:dateUtc="2026-05-22T19:31:00Z">
              <w:tcPr>
                <w:tcW w:w="0" w:type="auto"/>
              </w:tcPr>
            </w:tcPrChange>
          </w:tcPr>
          <w:p w14:paraId="252271FD" w14:textId="36B0E80E" w:rsidR="00404DCF" w:rsidRDefault="009B3598">
            <w:pPr>
              <w:pStyle w:val="Pargrafo"/>
              <w:ind w:firstLine="0"/>
              <w:jc w:val="center"/>
              <w:rPr>
                <w:ins w:id="78" w:author="Sergio Schina" w:date="2026-05-22T16:27:00Z" w16du:dateUtc="2026-05-22T19:27:00Z"/>
              </w:rPr>
              <w:pPrChange w:id="79" w:author="Sergio Schina" w:date="2026-05-22T16:31:00Z" w16du:dateUtc="2026-05-22T19:31:00Z">
                <w:pPr>
                  <w:pStyle w:val="Pargrafo"/>
                  <w:ind w:firstLine="0"/>
                </w:pPr>
              </w:pPrChange>
            </w:pPr>
            <w:ins w:id="80" w:author="Sergio Schina" w:date="2026-05-22T16:28:00Z">
              <w:r w:rsidRPr="009B3598">
                <w:rPr>
                  <w:b/>
                  <w:bCs/>
                </w:rPr>
                <w:t>Perfil</w:t>
              </w:r>
            </w:ins>
          </w:p>
        </w:tc>
        <w:tc>
          <w:tcPr>
            <w:tcW w:w="1399" w:type="dxa"/>
            <w:tcPrChange w:id="81" w:author="Sergio Schina" w:date="2026-05-22T16:31:00Z" w16du:dateUtc="2026-05-22T19:31:00Z">
              <w:tcPr>
                <w:tcW w:w="0" w:type="auto"/>
                <w:gridSpan w:val="2"/>
              </w:tcPr>
            </w:tcPrChange>
          </w:tcPr>
          <w:tbl>
            <w:tblPr>
              <w:tblW w:w="0" w:type="auto"/>
              <w:tblCellMar>
                <w:top w:w="15" w:type="dxa"/>
                <w:left w:w="15" w:type="dxa"/>
                <w:bottom w:w="15" w:type="dxa"/>
                <w:right w:w="15" w:type="dxa"/>
              </w:tblCellMar>
              <w:tblLook w:val="04A0" w:firstRow="1" w:lastRow="0" w:firstColumn="1" w:lastColumn="0" w:noHBand="0" w:noVBand="1"/>
              <w:tblPrChange w:id="82" w:author="Sergio Schina" w:date="2026-05-22T16:31:00Z" w16du:dateUtc="2026-05-22T19:31:00Z">
                <w:tblPr>
                  <w:tblW w:w="0" w:type="auto"/>
                  <w:tblCellMar>
                    <w:top w:w="15" w:type="dxa"/>
                    <w:left w:w="15" w:type="dxa"/>
                    <w:bottom w:w="15" w:type="dxa"/>
                    <w:right w:w="15" w:type="dxa"/>
                  </w:tblCellMar>
                  <w:tblLook w:val="04A0" w:firstRow="1" w:lastRow="0" w:firstColumn="1" w:lastColumn="0" w:noHBand="0" w:noVBand="1"/>
                </w:tblPr>
              </w:tblPrChange>
            </w:tblPr>
            <w:tblGrid>
              <w:gridCol w:w="712"/>
              <w:gridCol w:w="306"/>
              <w:tblGridChange w:id="83">
                <w:tblGrid>
                  <w:gridCol w:w="712"/>
                  <w:gridCol w:w="306"/>
                </w:tblGrid>
              </w:tblGridChange>
            </w:tblGrid>
            <w:tr w:rsidR="009B3598" w:rsidRPr="009B3598" w14:paraId="04CE2E0A" w14:textId="77777777" w:rsidTr="002E259A">
              <w:trPr>
                <w:tblHeader/>
                <w:ins w:id="84" w:author="Sergio Schina" w:date="2026-05-22T16:28:00Z"/>
                <w:trPrChange w:id="85" w:author="Sergio Schina" w:date="2026-05-22T16:31:00Z" w16du:dateUtc="2026-05-22T19:31:00Z">
                  <w:trPr>
                    <w:tblHeader/>
                  </w:trPr>
                </w:trPrChange>
              </w:trPr>
              <w:tc>
                <w:tcPr>
                  <w:tcW w:w="0" w:type="auto"/>
                  <w:tcMar>
                    <w:top w:w="75" w:type="dxa"/>
                    <w:left w:w="150" w:type="dxa"/>
                    <w:bottom w:w="75" w:type="dxa"/>
                    <w:right w:w="150" w:type="dxa"/>
                  </w:tcMar>
                  <w:vAlign w:val="center"/>
                  <w:hideMark/>
                  <w:tcPrChange w:id="86" w:author="Sergio Schina" w:date="2026-05-22T16:31:00Z" w16du:dateUtc="2026-05-22T19:31:00Z">
                    <w:tcPr>
                      <w:tcW w:w="0" w:type="auto"/>
                      <w:tcMar>
                        <w:top w:w="75" w:type="dxa"/>
                        <w:left w:w="150" w:type="dxa"/>
                        <w:bottom w:w="75" w:type="dxa"/>
                        <w:right w:w="150" w:type="dxa"/>
                      </w:tcMar>
                      <w:vAlign w:val="center"/>
                      <w:hideMark/>
                    </w:tcPr>
                  </w:tcPrChange>
                </w:tcPr>
                <w:p w14:paraId="7C7EE632" w14:textId="77777777" w:rsidR="009B3598" w:rsidRPr="009B3598" w:rsidRDefault="009B3598">
                  <w:pPr>
                    <w:spacing w:after="168" w:line="240" w:lineRule="auto"/>
                    <w:jc w:val="center"/>
                    <w:rPr>
                      <w:ins w:id="87" w:author="Sergio Schina" w:date="2026-05-22T16:28:00Z" w16du:dateUtc="2026-05-22T19:28:00Z"/>
                      <w:rFonts w:ascii="Segoe UI" w:eastAsia="Times New Roman" w:hAnsi="Segoe UI" w:cs="Segoe UI"/>
                      <w:b/>
                      <w:bCs/>
                      <w:color w:val="BBBEBF"/>
                      <w:kern w:val="0"/>
                      <w:sz w:val="21"/>
                      <w:szCs w:val="21"/>
                      <w:lang w:eastAsia="pt-BR"/>
                      <w14:ligatures w14:val="none"/>
                    </w:rPr>
                    <w:pPrChange w:id="88" w:author="Sergio Schina" w:date="2026-05-22T16:31:00Z" w16du:dateUtc="2026-05-22T19:31:00Z">
                      <w:pPr>
                        <w:spacing w:after="168" w:line="240" w:lineRule="auto"/>
                        <w:jc w:val="right"/>
                      </w:pPr>
                    </w:pPrChange>
                  </w:pPr>
                  <w:ins w:id="89" w:author="Sergio Schina" w:date="2026-05-22T16:28:00Z" w16du:dateUtc="2026-05-22T19:28:00Z">
                    <w:r w:rsidRPr="009B3598">
                      <w:rPr>
                        <w:rFonts w:ascii="Segoe UI" w:eastAsia="Times New Roman" w:hAnsi="Segoe UI" w:cs="Segoe UI"/>
                        <w:b/>
                        <w:bCs/>
                        <w:color w:val="BBBEBF"/>
                        <w:kern w:val="0"/>
                        <w:sz w:val="21"/>
                        <w:szCs w:val="21"/>
                        <w:lang w:eastAsia="pt-BR"/>
                        <w14:ligatures w14:val="none"/>
                      </w:rPr>
                      <w:t>CPU</w:t>
                    </w:r>
                  </w:ins>
                </w:p>
              </w:tc>
              <w:tc>
                <w:tcPr>
                  <w:tcW w:w="0" w:type="auto"/>
                  <w:tcMar>
                    <w:top w:w="75" w:type="dxa"/>
                    <w:left w:w="150" w:type="dxa"/>
                    <w:bottom w:w="75" w:type="dxa"/>
                    <w:right w:w="150" w:type="dxa"/>
                  </w:tcMar>
                  <w:vAlign w:val="center"/>
                  <w:tcPrChange w:id="90" w:author="Sergio Schina" w:date="2026-05-22T16:31:00Z" w16du:dateUtc="2026-05-22T19:31:00Z">
                    <w:tcPr>
                      <w:tcW w:w="0" w:type="auto"/>
                      <w:tcMar>
                        <w:top w:w="75" w:type="dxa"/>
                        <w:left w:w="150" w:type="dxa"/>
                        <w:bottom w:w="75" w:type="dxa"/>
                        <w:right w:w="150" w:type="dxa"/>
                      </w:tcMar>
                      <w:vAlign w:val="center"/>
                    </w:tcPr>
                  </w:tcPrChange>
                </w:tcPr>
                <w:p w14:paraId="2B520673" w14:textId="77777777" w:rsidR="009B3598" w:rsidRPr="009B3598" w:rsidRDefault="009B3598">
                  <w:pPr>
                    <w:spacing w:after="168" w:line="240" w:lineRule="auto"/>
                    <w:jc w:val="center"/>
                    <w:rPr>
                      <w:ins w:id="91" w:author="Sergio Schina" w:date="2026-05-22T16:28:00Z" w16du:dateUtc="2026-05-22T19:28:00Z"/>
                      <w:rFonts w:ascii="Segoe UI" w:eastAsia="Times New Roman" w:hAnsi="Segoe UI" w:cs="Segoe UI"/>
                      <w:b/>
                      <w:bCs/>
                      <w:color w:val="BBBEBF"/>
                      <w:kern w:val="0"/>
                      <w:sz w:val="21"/>
                      <w:szCs w:val="21"/>
                      <w:lang w:eastAsia="pt-BR"/>
                      <w14:ligatures w14:val="none"/>
                    </w:rPr>
                    <w:pPrChange w:id="92" w:author="Sergio Schina" w:date="2026-05-22T16:31:00Z" w16du:dateUtc="2026-05-22T19:31:00Z">
                      <w:pPr>
                        <w:spacing w:after="168" w:line="240" w:lineRule="auto"/>
                        <w:jc w:val="right"/>
                      </w:pPr>
                    </w:pPrChange>
                  </w:pPr>
                </w:p>
              </w:tc>
            </w:tr>
          </w:tbl>
          <w:p w14:paraId="357BBA46" w14:textId="77777777" w:rsidR="00404DCF" w:rsidRDefault="00404DCF">
            <w:pPr>
              <w:pStyle w:val="Pargrafo"/>
              <w:ind w:firstLine="0"/>
              <w:jc w:val="center"/>
              <w:rPr>
                <w:ins w:id="93" w:author="Sergio Schina" w:date="2026-05-22T16:27:00Z" w16du:dateUtc="2026-05-22T19:27:00Z"/>
              </w:rPr>
              <w:pPrChange w:id="94" w:author="Sergio Schina" w:date="2026-05-22T16:31:00Z" w16du:dateUtc="2026-05-22T19:31:00Z">
                <w:pPr>
                  <w:pStyle w:val="Pargrafo"/>
                  <w:ind w:firstLine="0"/>
                </w:pPr>
              </w:pPrChange>
            </w:pPr>
          </w:p>
        </w:tc>
        <w:tc>
          <w:tcPr>
            <w:tcW w:w="1399" w:type="dxa"/>
            <w:tcPrChange w:id="95" w:author="Sergio Schina" w:date="2026-05-22T16:31:00Z" w16du:dateUtc="2026-05-22T19:31:00Z">
              <w:tcPr>
                <w:tcW w:w="0" w:type="auto"/>
                <w:gridSpan w:val="2"/>
              </w:tcPr>
            </w:tcPrChange>
          </w:tcPr>
          <w:tbl>
            <w:tblPr>
              <w:tblW w:w="0" w:type="auto"/>
              <w:tblCellMar>
                <w:top w:w="15" w:type="dxa"/>
                <w:left w:w="15" w:type="dxa"/>
                <w:bottom w:w="15" w:type="dxa"/>
                <w:right w:w="15" w:type="dxa"/>
              </w:tblCellMar>
              <w:tblLook w:val="04A0" w:firstRow="1" w:lastRow="0" w:firstColumn="1" w:lastColumn="0" w:noHBand="0" w:noVBand="1"/>
            </w:tblPr>
            <w:tblGrid>
              <w:gridCol w:w="786"/>
              <w:gridCol w:w="306"/>
            </w:tblGrid>
            <w:tr w:rsidR="009B3598" w:rsidRPr="009B3598" w14:paraId="390F8981" w14:textId="77777777">
              <w:trPr>
                <w:tblHeader/>
                <w:ins w:id="96" w:author="Sergio Schina" w:date="2026-05-22T16:28:00Z"/>
              </w:trPr>
              <w:tc>
                <w:tcPr>
                  <w:tcW w:w="0" w:type="auto"/>
                  <w:tcMar>
                    <w:top w:w="75" w:type="dxa"/>
                    <w:left w:w="150" w:type="dxa"/>
                    <w:bottom w:w="75" w:type="dxa"/>
                    <w:right w:w="150" w:type="dxa"/>
                  </w:tcMar>
                  <w:vAlign w:val="center"/>
                  <w:hideMark/>
                </w:tcPr>
                <w:p w14:paraId="4D4AC0EA" w14:textId="77777777" w:rsidR="009B3598" w:rsidRPr="009B3598" w:rsidRDefault="009B3598">
                  <w:pPr>
                    <w:spacing w:after="168" w:line="240" w:lineRule="auto"/>
                    <w:jc w:val="center"/>
                    <w:rPr>
                      <w:ins w:id="97" w:author="Sergio Schina" w:date="2026-05-22T16:28:00Z" w16du:dateUtc="2026-05-22T19:28:00Z"/>
                      <w:rFonts w:ascii="Segoe UI" w:eastAsia="Times New Roman" w:hAnsi="Segoe UI" w:cs="Segoe UI"/>
                      <w:b/>
                      <w:bCs/>
                      <w:color w:val="BBBEBF"/>
                      <w:kern w:val="0"/>
                      <w:sz w:val="21"/>
                      <w:szCs w:val="21"/>
                      <w:lang w:eastAsia="pt-BR"/>
                      <w14:ligatures w14:val="none"/>
                    </w:rPr>
                    <w:pPrChange w:id="98" w:author="Sergio Schina" w:date="2026-05-22T16:31:00Z" w16du:dateUtc="2026-05-22T19:31:00Z">
                      <w:pPr>
                        <w:spacing w:after="168" w:line="240" w:lineRule="auto"/>
                        <w:jc w:val="right"/>
                      </w:pPr>
                    </w:pPrChange>
                  </w:pPr>
                  <w:ins w:id="99" w:author="Sergio Schina" w:date="2026-05-22T16:28:00Z" w16du:dateUtc="2026-05-22T19:28:00Z">
                    <w:r w:rsidRPr="009B3598">
                      <w:rPr>
                        <w:rFonts w:ascii="Segoe UI" w:eastAsia="Times New Roman" w:hAnsi="Segoe UI" w:cs="Segoe UI"/>
                        <w:b/>
                        <w:bCs/>
                        <w:color w:val="BBBEBF"/>
                        <w:kern w:val="0"/>
                        <w:sz w:val="21"/>
                        <w:szCs w:val="21"/>
                        <w:lang w:eastAsia="pt-BR"/>
                        <w14:ligatures w14:val="none"/>
                      </w:rPr>
                      <w:t>RAM</w:t>
                    </w:r>
                  </w:ins>
                </w:p>
              </w:tc>
              <w:tc>
                <w:tcPr>
                  <w:tcW w:w="0" w:type="auto"/>
                  <w:tcMar>
                    <w:top w:w="75" w:type="dxa"/>
                    <w:left w:w="150" w:type="dxa"/>
                    <w:bottom w:w="75" w:type="dxa"/>
                    <w:right w:w="150" w:type="dxa"/>
                  </w:tcMar>
                  <w:vAlign w:val="center"/>
                  <w:hideMark/>
                </w:tcPr>
                <w:p w14:paraId="47D7B38A" w14:textId="77777777" w:rsidR="009B3598" w:rsidRPr="009B3598" w:rsidRDefault="009B3598">
                  <w:pPr>
                    <w:spacing w:after="168" w:line="240" w:lineRule="auto"/>
                    <w:jc w:val="center"/>
                    <w:rPr>
                      <w:ins w:id="100" w:author="Sergio Schina" w:date="2026-05-22T16:28:00Z" w16du:dateUtc="2026-05-22T19:28:00Z"/>
                      <w:rFonts w:ascii="Segoe UI" w:eastAsia="Times New Roman" w:hAnsi="Segoe UI" w:cs="Segoe UI"/>
                      <w:b/>
                      <w:bCs/>
                      <w:color w:val="BBBEBF"/>
                      <w:kern w:val="0"/>
                      <w:sz w:val="21"/>
                      <w:szCs w:val="21"/>
                      <w:lang w:eastAsia="pt-BR"/>
                      <w14:ligatures w14:val="none"/>
                    </w:rPr>
                    <w:pPrChange w:id="101" w:author="Sergio Schina" w:date="2026-05-22T16:31:00Z" w16du:dateUtc="2026-05-22T19:31:00Z">
                      <w:pPr>
                        <w:spacing w:after="168" w:line="240" w:lineRule="auto"/>
                        <w:jc w:val="right"/>
                      </w:pPr>
                    </w:pPrChange>
                  </w:pPr>
                </w:p>
              </w:tc>
            </w:tr>
          </w:tbl>
          <w:p w14:paraId="66A5CE38" w14:textId="77777777" w:rsidR="00404DCF" w:rsidRDefault="00404DCF">
            <w:pPr>
              <w:pStyle w:val="Pargrafo"/>
              <w:ind w:firstLine="0"/>
              <w:jc w:val="center"/>
              <w:rPr>
                <w:ins w:id="102" w:author="Sergio Schina" w:date="2026-05-22T16:27:00Z" w16du:dateUtc="2026-05-22T19:27:00Z"/>
              </w:rPr>
              <w:pPrChange w:id="103" w:author="Sergio Schina" w:date="2026-05-22T16:31:00Z" w16du:dateUtc="2026-05-22T19:31:00Z">
                <w:pPr>
                  <w:pStyle w:val="Pargrafo"/>
                  <w:ind w:firstLine="0"/>
                </w:pPr>
              </w:pPrChange>
            </w:pPr>
          </w:p>
        </w:tc>
        <w:tc>
          <w:tcPr>
            <w:tcW w:w="1369" w:type="dxa"/>
            <w:tcPrChange w:id="104" w:author="Sergio Schina" w:date="2026-05-22T16:31:00Z" w16du:dateUtc="2026-05-22T19:31:00Z">
              <w:tcPr>
                <w:tcW w:w="0" w:type="auto"/>
                <w:gridSpan w:val="3"/>
              </w:tcPr>
            </w:tcPrChange>
          </w:tcPr>
          <w:p w14:paraId="01E51C6E" w14:textId="3DCE2EA8" w:rsidR="00404DCF" w:rsidRDefault="001D4C71">
            <w:pPr>
              <w:pStyle w:val="Pargrafo"/>
              <w:ind w:firstLine="0"/>
              <w:jc w:val="center"/>
              <w:rPr>
                <w:ins w:id="105" w:author="Sergio Schina" w:date="2026-05-22T16:27:00Z" w16du:dateUtc="2026-05-22T19:27:00Z"/>
              </w:rPr>
              <w:pPrChange w:id="106" w:author="Sergio Schina" w:date="2026-05-22T16:31:00Z" w16du:dateUtc="2026-05-22T19:31:00Z">
                <w:pPr>
                  <w:pStyle w:val="Pargrafo"/>
                  <w:ind w:firstLine="0"/>
                </w:pPr>
              </w:pPrChange>
            </w:pPr>
            <w:ins w:id="107" w:author="Sergio Schina" w:date="2026-05-22T16:28:00Z">
              <w:r w:rsidRPr="001D4C71">
                <w:rPr>
                  <w:b/>
                  <w:bCs/>
                </w:rPr>
                <w:t>GPU</w:t>
              </w:r>
            </w:ins>
          </w:p>
        </w:tc>
        <w:tc>
          <w:tcPr>
            <w:tcW w:w="1990" w:type="dxa"/>
            <w:tcPrChange w:id="108" w:author="Sergio Schina" w:date="2026-05-22T16:31:00Z" w16du:dateUtc="2026-05-22T19:31:00Z">
              <w:tcPr>
                <w:tcW w:w="0" w:type="auto"/>
              </w:tcPr>
            </w:tcPrChange>
          </w:tcPr>
          <w:p w14:paraId="4D805285" w14:textId="5FB3DBD6" w:rsidR="00404DCF" w:rsidRDefault="001D4C71">
            <w:pPr>
              <w:pStyle w:val="Pargrafo"/>
              <w:ind w:firstLine="0"/>
              <w:jc w:val="center"/>
              <w:rPr>
                <w:ins w:id="109" w:author="Sergio Schina" w:date="2026-05-22T16:27:00Z" w16du:dateUtc="2026-05-22T19:27:00Z"/>
              </w:rPr>
              <w:pPrChange w:id="110" w:author="Sergio Schina" w:date="2026-05-22T16:31:00Z" w16du:dateUtc="2026-05-22T19:31:00Z">
                <w:pPr>
                  <w:pStyle w:val="Pargrafo"/>
                  <w:ind w:firstLine="0"/>
                </w:pPr>
              </w:pPrChange>
            </w:pPr>
            <w:ins w:id="111" w:author="Sergio Schina" w:date="2026-05-22T16:28:00Z">
              <w:r w:rsidRPr="001D4C71">
                <w:rPr>
                  <w:b/>
                  <w:bCs/>
                </w:rPr>
                <w:t>Armazenamento</w:t>
              </w:r>
            </w:ins>
          </w:p>
        </w:tc>
        <w:tc>
          <w:tcPr>
            <w:tcW w:w="1726" w:type="dxa"/>
            <w:tcPrChange w:id="112" w:author="Sergio Schina" w:date="2026-05-22T16:31:00Z" w16du:dateUtc="2026-05-22T19:31:00Z">
              <w:tcPr>
                <w:tcW w:w="0" w:type="auto"/>
                <w:gridSpan w:val="2"/>
              </w:tcPr>
            </w:tcPrChange>
          </w:tcPr>
          <w:p w14:paraId="4EEA98C0" w14:textId="4A649AAE" w:rsidR="00404DCF" w:rsidRDefault="001D4C71">
            <w:pPr>
              <w:pStyle w:val="Pargrafo"/>
              <w:ind w:firstLine="0"/>
              <w:jc w:val="center"/>
              <w:rPr>
                <w:ins w:id="113" w:author="Sergio Schina" w:date="2026-05-22T16:27:00Z" w16du:dateUtc="2026-05-22T19:27:00Z"/>
              </w:rPr>
              <w:pPrChange w:id="114" w:author="Sergio Schina" w:date="2026-05-22T16:31:00Z" w16du:dateUtc="2026-05-22T19:31:00Z">
                <w:pPr>
                  <w:pStyle w:val="Pargrafo"/>
                  <w:ind w:firstLine="0"/>
                </w:pPr>
              </w:pPrChange>
            </w:pPr>
            <w:ins w:id="115" w:author="Sergio Schina" w:date="2026-05-22T16:28:00Z">
              <w:r w:rsidRPr="001D4C71">
                <w:rPr>
                  <w:b/>
                  <w:bCs/>
                </w:rPr>
                <w:t>Uso previsto</w:t>
              </w:r>
            </w:ins>
          </w:p>
        </w:tc>
      </w:tr>
      <w:tr w:rsidR="00404DCF" w14:paraId="0685CD30" w14:textId="77777777" w:rsidTr="002E259A">
        <w:trPr>
          <w:ins w:id="116" w:author="Sergio Schina" w:date="2026-05-22T16:27:00Z"/>
          <w:trPrChange w:id="117" w:author="Sergio Schina" w:date="2026-05-22T16:31:00Z" w16du:dateUtc="2026-05-22T19:31:00Z">
            <w:trPr>
              <w:gridAfter w:val="0"/>
            </w:trPr>
          </w:trPrChange>
        </w:trPr>
        <w:tc>
          <w:tcPr>
            <w:tcW w:w="1610" w:type="dxa"/>
            <w:tcPrChange w:id="118" w:author="Sergio Schina" w:date="2026-05-22T16:31:00Z" w16du:dateUtc="2026-05-22T19:31:00Z">
              <w:tcPr>
                <w:tcW w:w="0" w:type="auto"/>
              </w:tcPr>
            </w:tcPrChange>
          </w:tcPr>
          <w:p w14:paraId="3967B4F5" w14:textId="3F8CFCA1" w:rsidR="00404DCF" w:rsidRDefault="001D4C71">
            <w:pPr>
              <w:pStyle w:val="Pargrafo"/>
              <w:ind w:firstLine="0"/>
              <w:jc w:val="center"/>
              <w:rPr>
                <w:ins w:id="119" w:author="Sergio Schina" w:date="2026-05-22T16:27:00Z" w16du:dateUtc="2026-05-22T19:27:00Z"/>
              </w:rPr>
              <w:pPrChange w:id="120" w:author="Sergio Schina" w:date="2026-05-22T16:31:00Z" w16du:dateUtc="2026-05-22T19:31:00Z">
                <w:pPr>
                  <w:pStyle w:val="Pargrafo"/>
                  <w:ind w:firstLine="0"/>
                </w:pPr>
              </w:pPrChange>
            </w:pPr>
            <w:ins w:id="121" w:author="Sergio Schina" w:date="2026-05-22T16:29:00Z">
              <w:r w:rsidRPr="001D4C71">
                <w:t>mínimo</w:t>
              </w:r>
            </w:ins>
          </w:p>
        </w:tc>
        <w:tc>
          <w:tcPr>
            <w:tcW w:w="1399" w:type="dxa"/>
            <w:tcPrChange w:id="122" w:author="Sergio Schina" w:date="2026-05-22T16:31:00Z" w16du:dateUtc="2026-05-22T19:31:00Z">
              <w:tcPr>
                <w:tcW w:w="0" w:type="auto"/>
                <w:gridSpan w:val="2"/>
              </w:tcPr>
            </w:tcPrChange>
          </w:tcPr>
          <w:p w14:paraId="5A95E4A8" w14:textId="6793A8A0" w:rsidR="00404DCF" w:rsidRDefault="00AB0EEE">
            <w:pPr>
              <w:pStyle w:val="Pargrafo"/>
              <w:ind w:firstLine="0"/>
              <w:jc w:val="center"/>
              <w:rPr>
                <w:ins w:id="123" w:author="Sergio Schina" w:date="2026-05-22T16:27:00Z" w16du:dateUtc="2026-05-22T19:27:00Z"/>
              </w:rPr>
              <w:pPrChange w:id="124" w:author="Sergio Schina" w:date="2026-05-22T16:31:00Z" w16du:dateUtc="2026-05-22T19:31:00Z">
                <w:pPr>
                  <w:pStyle w:val="Pargrafo"/>
                  <w:ind w:firstLine="0"/>
                </w:pPr>
              </w:pPrChange>
            </w:pPr>
            <w:ins w:id="125" w:author="Sergio Schina" w:date="2026-05-22T16:29:00Z" w16du:dateUtc="2026-05-22T19:29:00Z">
              <w:r>
                <w:t>(completar)</w:t>
              </w:r>
            </w:ins>
          </w:p>
        </w:tc>
        <w:tc>
          <w:tcPr>
            <w:tcW w:w="1399" w:type="dxa"/>
            <w:tcPrChange w:id="126" w:author="Sergio Schina" w:date="2026-05-22T16:31:00Z" w16du:dateUtc="2026-05-22T19:31:00Z">
              <w:tcPr>
                <w:tcW w:w="0" w:type="auto"/>
                <w:gridSpan w:val="2"/>
              </w:tcPr>
            </w:tcPrChange>
          </w:tcPr>
          <w:p w14:paraId="4371F013" w14:textId="2E8F707D" w:rsidR="00404DCF" w:rsidRDefault="00AB0EEE">
            <w:pPr>
              <w:pStyle w:val="Pargrafo"/>
              <w:ind w:firstLine="0"/>
              <w:jc w:val="center"/>
              <w:rPr>
                <w:ins w:id="127" w:author="Sergio Schina" w:date="2026-05-22T16:27:00Z" w16du:dateUtc="2026-05-22T19:27:00Z"/>
              </w:rPr>
              <w:pPrChange w:id="128" w:author="Sergio Schina" w:date="2026-05-22T16:31:00Z" w16du:dateUtc="2026-05-22T19:31:00Z">
                <w:pPr>
                  <w:pStyle w:val="Pargrafo"/>
                  <w:ind w:firstLine="0"/>
                </w:pPr>
              </w:pPrChange>
            </w:pPr>
            <w:ins w:id="129" w:author="Sergio Schina" w:date="2026-05-22T16:29:00Z" w16du:dateUtc="2026-05-22T19:29:00Z">
              <w:r>
                <w:t>(completar)</w:t>
              </w:r>
            </w:ins>
          </w:p>
        </w:tc>
        <w:tc>
          <w:tcPr>
            <w:tcW w:w="1369" w:type="dxa"/>
            <w:tcPrChange w:id="130" w:author="Sergio Schina" w:date="2026-05-22T16:31:00Z" w16du:dateUtc="2026-05-22T19:31:00Z">
              <w:tcPr>
                <w:tcW w:w="0" w:type="auto"/>
                <w:gridSpan w:val="3"/>
              </w:tcPr>
            </w:tcPrChange>
          </w:tcPr>
          <w:p w14:paraId="0513EA17" w14:textId="78D404DF" w:rsidR="00404DCF" w:rsidRDefault="00AB0EEE">
            <w:pPr>
              <w:pStyle w:val="Pargrafo"/>
              <w:ind w:firstLine="0"/>
              <w:jc w:val="center"/>
              <w:rPr>
                <w:ins w:id="131" w:author="Sergio Schina" w:date="2026-05-22T16:27:00Z" w16du:dateUtc="2026-05-22T19:27:00Z"/>
              </w:rPr>
              <w:pPrChange w:id="132" w:author="Sergio Schina" w:date="2026-05-22T16:31:00Z" w16du:dateUtc="2026-05-22T19:31:00Z">
                <w:pPr>
                  <w:pStyle w:val="Pargrafo"/>
                  <w:ind w:firstLine="0"/>
                </w:pPr>
              </w:pPrChange>
            </w:pPr>
            <w:ins w:id="133" w:author="Sergio Schina" w:date="2026-05-22T16:29:00Z" w16du:dateUtc="2026-05-22T19:29:00Z">
              <w:r>
                <w:t>(completar)</w:t>
              </w:r>
            </w:ins>
          </w:p>
        </w:tc>
        <w:tc>
          <w:tcPr>
            <w:tcW w:w="1990" w:type="dxa"/>
            <w:tcPrChange w:id="134" w:author="Sergio Schina" w:date="2026-05-22T16:31:00Z" w16du:dateUtc="2026-05-22T19:31:00Z">
              <w:tcPr>
                <w:tcW w:w="0" w:type="auto"/>
              </w:tcPr>
            </w:tcPrChange>
          </w:tcPr>
          <w:p w14:paraId="68081805" w14:textId="41516261" w:rsidR="00404DCF" w:rsidRDefault="00AB0EEE">
            <w:pPr>
              <w:pStyle w:val="Pargrafo"/>
              <w:ind w:firstLine="0"/>
              <w:jc w:val="center"/>
              <w:rPr>
                <w:ins w:id="135" w:author="Sergio Schina" w:date="2026-05-22T16:27:00Z" w16du:dateUtc="2026-05-22T19:27:00Z"/>
              </w:rPr>
              <w:pPrChange w:id="136" w:author="Sergio Schina" w:date="2026-05-22T16:31:00Z" w16du:dateUtc="2026-05-22T19:31:00Z">
                <w:pPr>
                  <w:pStyle w:val="Pargrafo"/>
                  <w:ind w:firstLine="0"/>
                </w:pPr>
              </w:pPrChange>
            </w:pPr>
            <w:ins w:id="137" w:author="Sergio Schina" w:date="2026-05-22T16:29:00Z" w16du:dateUtc="2026-05-22T19:29:00Z">
              <w:r>
                <w:t>(completar)</w:t>
              </w:r>
            </w:ins>
          </w:p>
        </w:tc>
        <w:tc>
          <w:tcPr>
            <w:tcW w:w="1726" w:type="dxa"/>
            <w:tcPrChange w:id="138" w:author="Sergio Schina" w:date="2026-05-22T16:31:00Z" w16du:dateUtc="2026-05-22T19:31:00Z">
              <w:tcPr>
                <w:tcW w:w="0" w:type="auto"/>
                <w:gridSpan w:val="2"/>
              </w:tcPr>
            </w:tcPrChange>
          </w:tcPr>
          <w:p w14:paraId="198E6357" w14:textId="37F585FC" w:rsidR="00404DCF" w:rsidRDefault="001D4C71">
            <w:pPr>
              <w:pStyle w:val="Pargrafo"/>
              <w:ind w:firstLine="0"/>
              <w:jc w:val="center"/>
              <w:rPr>
                <w:ins w:id="139" w:author="Sergio Schina" w:date="2026-05-22T16:27:00Z" w16du:dateUtc="2026-05-22T19:27:00Z"/>
              </w:rPr>
              <w:pPrChange w:id="140" w:author="Sergio Schina" w:date="2026-05-22T16:31:00Z" w16du:dateUtc="2026-05-22T19:31:00Z">
                <w:pPr>
                  <w:pStyle w:val="Pargrafo"/>
                  <w:ind w:firstLine="0"/>
                </w:pPr>
              </w:pPrChange>
            </w:pPr>
            <w:ins w:id="141" w:author="Sergio Schina" w:date="2026-05-22T16:28:00Z">
              <w:r w:rsidRPr="001D4C71">
                <w:t>1-5 usuários</w:t>
              </w:r>
            </w:ins>
          </w:p>
        </w:tc>
      </w:tr>
      <w:tr w:rsidR="00404DCF" w14:paraId="4680973D" w14:textId="77777777" w:rsidTr="002E259A">
        <w:trPr>
          <w:ins w:id="142" w:author="Sergio Schina" w:date="2026-05-22T16:27:00Z"/>
          <w:trPrChange w:id="143" w:author="Sergio Schina" w:date="2026-05-22T16:31:00Z" w16du:dateUtc="2026-05-22T19:31:00Z">
            <w:trPr>
              <w:gridAfter w:val="0"/>
            </w:trPr>
          </w:trPrChange>
        </w:trPr>
        <w:tc>
          <w:tcPr>
            <w:tcW w:w="1610" w:type="dxa"/>
            <w:tcPrChange w:id="144" w:author="Sergio Schina" w:date="2026-05-22T16:31:00Z" w16du:dateUtc="2026-05-22T19:31:00Z">
              <w:tcPr>
                <w:tcW w:w="0" w:type="auto"/>
              </w:tcPr>
            </w:tcPrChange>
          </w:tcPr>
          <w:p w14:paraId="561D4FFA" w14:textId="001CAA90" w:rsidR="00404DCF" w:rsidRDefault="00AB0EEE">
            <w:pPr>
              <w:pStyle w:val="Pargrafo"/>
              <w:ind w:firstLine="0"/>
              <w:jc w:val="center"/>
              <w:rPr>
                <w:ins w:id="145" w:author="Sergio Schina" w:date="2026-05-22T16:27:00Z" w16du:dateUtc="2026-05-22T19:27:00Z"/>
              </w:rPr>
              <w:pPrChange w:id="146" w:author="Sergio Schina" w:date="2026-05-22T16:31:00Z" w16du:dateUtc="2026-05-22T19:31:00Z">
                <w:pPr>
                  <w:pStyle w:val="Pargrafo"/>
                  <w:ind w:firstLine="0"/>
                </w:pPr>
              </w:pPrChange>
            </w:pPr>
            <w:ins w:id="147" w:author="Sergio Schina" w:date="2026-05-22T16:29:00Z">
              <w:r w:rsidRPr="00AB0EEE">
                <w:t>recomendado</w:t>
              </w:r>
            </w:ins>
          </w:p>
        </w:tc>
        <w:tc>
          <w:tcPr>
            <w:tcW w:w="1399" w:type="dxa"/>
            <w:tcPrChange w:id="148" w:author="Sergio Schina" w:date="2026-05-22T16:31:00Z" w16du:dateUtc="2026-05-22T19:31:00Z">
              <w:tcPr>
                <w:tcW w:w="0" w:type="auto"/>
                <w:gridSpan w:val="2"/>
              </w:tcPr>
            </w:tcPrChange>
          </w:tcPr>
          <w:p w14:paraId="3D9203BC" w14:textId="2314D3F1" w:rsidR="00404DCF" w:rsidRDefault="00AB0EEE">
            <w:pPr>
              <w:pStyle w:val="Pargrafo"/>
              <w:ind w:firstLine="0"/>
              <w:jc w:val="center"/>
              <w:rPr>
                <w:ins w:id="149" w:author="Sergio Schina" w:date="2026-05-22T16:27:00Z" w16du:dateUtc="2026-05-22T19:27:00Z"/>
              </w:rPr>
              <w:pPrChange w:id="150" w:author="Sergio Schina" w:date="2026-05-22T16:31:00Z" w16du:dateUtc="2026-05-22T19:31:00Z">
                <w:pPr>
                  <w:pStyle w:val="Pargrafo"/>
                  <w:ind w:firstLine="0"/>
                </w:pPr>
              </w:pPrChange>
            </w:pPr>
            <w:ins w:id="151" w:author="Sergio Schina" w:date="2026-05-22T16:29:00Z" w16du:dateUtc="2026-05-22T19:29:00Z">
              <w:r>
                <w:t>(completar)</w:t>
              </w:r>
            </w:ins>
          </w:p>
        </w:tc>
        <w:tc>
          <w:tcPr>
            <w:tcW w:w="1399" w:type="dxa"/>
            <w:tcPrChange w:id="152" w:author="Sergio Schina" w:date="2026-05-22T16:31:00Z" w16du:dateUtc="2026-05-22T19:31:00Z">
              <w:tcPr>
                <w:tcW w:w="0" w:type="auto"/>
                <w:gridSpan w:val="2"/>
              </w:tcPr>
            </w:tcPrChange>
          </w:tcPr>
          <w:p w14:paraId="25A61BF0" w14:textId="717F7E7E" w:rsidR="00404DCF" w:rsidRDefault="00AB0EEE">
            <w:pPr>
              <w:pStyle w:val="Pargrafo"/>
              <w:ind w:firstLine="0"/>
              <w:jc w:val="center"/>
              <w:rPr>
                <w:ins w:id="153" w:author="Sergio Schina" w:date="2026-05-22T16:27:00Z" w16du:dateUtc="2026-05-22T19:27:00Z"/>
              </w:rPr>
              <w:pPrChange w:id="154" w:author="Sergio Schina" w:date="2026-05-22T16:31:00Z" w16du:dateUtc="2026-05-22T19:31:00Z">
                <w:pPr>
                  <w:pStyle w:val="Pargrafo"/>
                  <w:ind w:firstLine="0"/>
                </w:pPr>
              </w:pPrChange>
            </w:pPr>
            <w:ins w:id="155" w:author="Sergio Schina" w:date="2026-05-22T16:29:00Z" w16du:dateUtc="2026-05-22T19:29:00Z">
              <w:r>
                <w:t>(completar)</w:t>
              </w:r>
            </w:ins>
          </w:p>
        </w:tc>
        <w:tc>
          <w:tcPr>
            <w:tcW w:w="1369" w:type="dxa"/>
            <w:tcPrChange w:id="156" w:author="Sergio Schina" w:date="2026-05-22T16:31:00Z" w16du:dateUtc="2026-05-22T19:31:00Z">
              <w:tcPr>
                <w:tcW w:w="0" w:type="auto"/>
                <w:gridSpan w:val="3"/>
              </w:tcPr>
            </w:tcPrChange>
          </w:tcPr>
          <w:p w14:paraId="708A9B74" w14:textId="4C4653C4" w:rsidR="00404DCF" w:rsidRDefault="00AB0EEE">
            <w:pPr>
              <w:pStyle w:val="Pargrafo"/>
              <w:ind w:firstLine="0"/>
              <w:jc w:val="center"/>
              <w:rPr>
                <w:ins w:id="157" w:author="Sergio Schina" w:date="2026-05-22T16:27:00Z" w16du:dateUtc="2026-05-22T19:27:00Z"/>
              </w:rPr>
              <w:pPrChange w:id="158" w:author="Sergio Schina" w:date="2026-05-22T16:31:00Z" w16du:dateUtc="2026-05-22T19:31:00Z">
                <w:pPr>
                  <w:pStyle w:val="Pargrafo"/>
                  <w:ind w:firstLine="0"/>
                </w:pPr>
              </w:pPrChange>
            </w:pPr>
            <w:ins w:id="159" w:author="Sergio Schina" w:date="2026-05-22T16:29:00Z" w16du:dateUtc="2026-05-22T19:29:00Z">
              <w:r>
                <w:t>(completar)</w:t>
              </w:r>
            </w:ins>
          </w:p>
        </w:tc>
        <w:tc>
          <w:tcPr>
            <w:tcW w:w="1990" w:type="dxa"/>
            <w:tcPrChange w:id="160" w:author="Sergio Schina" w:date="2026-05-22T16:31:00Z" w16du:dateUtc="2026-05-22T19:31:00Z">
              <w:tcPr>
                <w:tcW w:w="0" w:type="auto"/>
              </w:tcPr>
            </w:tcPrChange>
          </w:tcPr>
          <w:p w14:paraId="107AA61B" w14:textId="0127A2C4" w:rsidR="00404DCF" w:rsidRDefault="00AB0EEE">
            <w:pPr>
              <w:pStyle w:val="Pargrafo"/>
              <w:ind w:firstLine="0"/>
              <w:jc w:val="center"/>
              <w:rPr>
                <w:ins w:id="161" w:author="Sergio Schina" w:date="2026-05-22T16:27:00Z" w16du:dateUtc="2026-05-22T19:27:00Z"/>
              </w:rPr>
              <w:pPrChange w:id="162" w:author="Sergio Schina" w:date="2026-05-22T16:31:00Z" w16du:dateUtc="2026-05-22T19:31:00Z">
                <w:pPr>
                  <w:pStyle w:val="Pargrafo"/>
                  <w:ind w:firstLine="0"/>
                </w:pPr>
              </w:pPrChange>
            </w:pPr>
            <w:ins w:id="163" w:author="Sergio Schina" w:date="2026-05-22T16:29:00Z" w16du:dateUtc="2026-05-22T19:29:00Z">
              <w:r>
                <w:t>(completar)</w:t>
              </w:r>
            </w:ins>
          </w:p>
        </w:tc>
        <w:tc>
          <w:tcPr>
            <w:tcW w:w="1726" w:type="dxa"/>
            <w:tcPrChange w:id="164" w:author="Sergio Schina" w:date="2026-05-22T16:31:00Z" w16du:dateUtc="2026-05-22T19:31:00Z">
              <w:tcPr>
                <w:tcW w:w="0" w:type="auto"/>
                <w:gridSpan w:val="2"/>
              </w:tcPr>
            </w:tcPrChange>
          </w:tcPr>
          <w:p w14:paraId="4C43221D" w14:textId="76B95267" w:rsidR="00404DCF" w:rsidRDefault="001D4C71">
            <w:pPr>
              <w:pStyle w:val="Pargrafo"/>
              <w:ind w:firstLine="0"/>
              <w:jc w:val="center"/>
              <w:rPr>
                <w:ins w:id="165" w:author="Sergio Schina" w:date="2026-05-22T16:27:00Z" w16du:dateUtc="2026-05-22T19:27:00Z"/>
              </w:rPr>
              <w:pPrChange w:id="166" w:author="Sergio Schina" w:date="2026-05-22T16:31:00Z" w16du:dateUtc="2026-05-22T19:31:00Z">
                <w:pPr>
                  <w:pStyle w:val="Pargrafo"/>
                  <w:ind w:firstLine="0"/>
                </w:pPr>
              </w:pPrChange>
            </w:pPr>
            <w:ins w:id="167" w:author="Sergio Schina" w:date="2026-05-22T16:29:00Z">
              <w:r w:rsidRPr="001D4C71">
                <w:t>laboratório</w:t>
              </w:r>
            </w:ins>
          </w:p>
        </w:tc>
      </w:tr>
      <w:tr w:rsidR="00404DCF" w14:paraId="61AE4321" w14:textId="77777777" w:rsidTr="002E259A">
        <w:trPr>
          <w:ins w:id="168" w:author="Sergio Schina" w:date="2026-05-22T16:27:00Z"/>
          <w:trPrChange w:id="169" w:author="Sergio Schina" w:date="2026-05-22T16:31:00Z" w16du:dateUtc="2026-05-22T19:31:00Z">
            <w:trPr>
              <w:gridAfter w:val="0"/>
            </w:trPr>
          </w:trPrChange>
        </w:trPr>
        <w:tc>
          <w:tcPr>
            <w:tcW w:w="1610" w:type="dxa"/>
            <w:tcPrChange w:id="170" w:author="Sergio Schina" w:date="2026-05-22T16:31:00Z" w16du:dateUtc="2026-05-22T19:31:00Z">
              <w:tcPr>
                <w:tcW w:w="0" w:type="auto"/>
              </w:tcPr>
            </w:tcPrChange>
          </w:tcPr>
          <w:p w14:paraId="4E36DDCB" w14:textId="3145243A" w:rsidR="00404DCF" w:rsidRDefault="00AB0EEE">
            <w:pPr>
              <w:pStyle w:val="Pargrafo"/>
              <w:ind w:firstLine="0"/>
              <w:jc w:val="center"/>
              <w:rPr>
                <w:ins w:id="171" w:author="Sergio Schina" w:date="2026-05-22T16:27:00Z" w16du:dateUtc="2026-05-22T19:27:00Z"/>
              </w:rPr>
              <w:pPrChange w:id="172" w:author="Sergio Schina" w:date="2026-05-22T16:31:00Z" w16du:dateUtc="2026-05-22T19:31:00Z">
                <w:pPr>
                  <w:pStyle w:val="Pargrafo"/>
                  <w:ind w:firstLine="0"/>
                </w:pPr>
              </w:pPrChange>
            </w:pPr>
            <w:ins w:id="173" w:author="Sergio Schina" w:date="2026-05-22T16:29:00Z">
              <w:r w:rsidRPr="00AB0EEE">
                <w:t>produção</w:t>
              </w:r>
            </w:ins>
          </w:p>
        </w:tc>
        <w:tc>
          <w:tcPr>
            <w:tcW w:w="1399" w:type="dxa"/>
            <w:tcPrChange w:id="174" w:author="Sergio Schina" w:date="2026-05-22T16:31:00Z" w16du:dateUtc="2026-05-22T19:31:00Z">
              <w:tcPr>
                <w:tcW w:w="0" w:type="auto"/>
                <w:gridSpan w:val="2"/>
              </w:tcPr>
            </w:tcPrChange>
          </w:tcPr>
          <w:p w14:paraId="29E79E66" w14:textId="07802D34" w:rsidR="00404DCF" w:rsidRDefault="00AB0EEE">
            <w:pPr>
              <w:pStyle w:val="Pargrafo"/>
              <w:ind w:firstLine="0"/>
              <w:jc w:val="center"/>
              <w:rPr>
                <w:ins w:id="175" w:author="Sergio Schina" w:date="2026-05-22T16:27:00Z" w16du:dateUtc="2026-05-22T19:27:00Z"/>
              </w:rPr>
              <w:pPrChange w:id="176" w:author="Sergio Schina" w:date="2026-05-22T16:31:00Z" w16du:dateUtc="2026-05-22T19:31:00Z">
                <w:pPr>
                  <w:pStyle w:val="Pargrafo"/>
                  <w:ind w:firstLine="0"/>
                </w:pPr>
              </w:pPrChange>
            </w:pPr>
            <w:ins w:id="177" w:author="Sergio Schina" w:date="2026-05-22T16:29:00Z" w16du:dateUtc="2026-05-22T19:29:00Z">
              <w:r>
                <w:t>(completar)</w:t>
              </w:r>
            </w:ins>
          </w:p>
        </w:tc>
        <w:tc>
          <w:tcPr>
            <w:tcW w:w="1399" w:type="dxa"/>
            <w:tcPrChange w:id="178" w:author="Sergio Schina" w:date="2026-05-22T16:31:00Z" w16du:dateUtc="2026-05-22T19:31:00Z">
              <w:tcPr>
                <w:tcW w:w="0" w:type="auto"/>
                <w:gridSpan w:val="2"/>
              </w:tcPr>
            </w:tcPrChange>
          </w:tcPr>
          <w:p w14:paraId="35B466E1" w14:textId="722E8693" w:rsidR="00404DCF" w:rsidRDefault="00AB0EEE">
            <w:pPr>
              <w:pStyle w:val="Pargrafo"/>
              <w:ind w:firstLine="0"/>
              <w:jc w:val="center"/>
              <w:rPr>
                <w:ins w:id="179" w:author="Sergio Schina" w:date="2026-05-22T16:27:00Z" w16du:dateUtc="2026-05-22T19:27:00Z"/>
              </w:rPr>
              <w:pPrChange w:id="180" w:author="Sergio Schina" w:date="2026-05-22T16:31:00Z" w16du:dateUtc="2026-05-22T19:31:00Z">
                <w:pPr>
                  <w:pStyle w:val="Pargrafo"/>
                  <w:ind w:firstLine="0"/>
                </w:pPr>
              </w:pPrChange>
            </w:pPr>
            <w:ins w:id="181" w:author="Sergio Schina" w:date="2026-05-22T16:29:00Z" w16du:dateUtc="2026-05-22T19:29:00Z">
              <w:r>
                <w:t>(completar)</w:t>
              </w:r>
            </w:ins>
          </w:p>
        </w:tc>
        <w:tc>
          <w:tcPr>
            <w:tcW w:w="1369" w:type="dxa"/>
            <w:tcPrChange w:id="182" w:author="Sergio Schina" w:date="2026-05-22T16:31:00Z" w16du:dateUtc="2026-05-22T19:31:00Z">
              <w:tcPr>
                <w:tcW w:w="0" w:type="auto"/>
                <w:gridSpan w:val="3"/>
              </w:tcPr>
            </w:tcPrChange>
          </w:tcPr>
          <w:p w14:paraId="64DB8593" w14:textId="2DC86D78" w:rsidR="00404DCF" w:rsidRDefault="00AB0EEE">
            <w:pPr>
              <w:pStyle w:val="Pargrafo"/>
              <w:ind w:firstLine="0"/>
              <w:jc w:val="center"/>
              <w:rPr>
                <w:ins w:id="183" w:author="Sergio Schina" w:date="2026-05-22T16:27:00Z" w16du:dateUtc="2026-05-22T19:27:00Z"/>
              </w:rPr>
              <w:pPrChange w:id="184" w:author="Sergio Schina" w:date="2026-05-22T16:31:00Z" w16du:dateUtc="2026-05-22T19:31:00Z">
                <w:pPr>
                  <w:pStyle w:val="Pargrafo"/>
                  <w:ind w:firstLine="0"/>
                </w:pPr>
              </w:pPrChange>
            </w:pPr>
            <w:ins w:id="185" w:author="Sergio Schina" w:date="2026-05-22T16:29:00Z" w16du:dateUtc="2026-05-22T19:29:00Z">
              <w:r>
                <w:t>(completar)</w:t>
              </w:r>
            </w:ins>
          </w:p>
        </w:tc>
        <w:tc>
          <w:tcPr>
            <w:tcW w:w="1990" w:type="dxa"/>
            <w:tcPrChange w:id="186" w:author="Sergio Schina" w:date="2026-05-22T16:31:00Z" w16du:dateUtc="2026-05-22T19:31:00Z">
              <w:tcPr>
                <w:tcW w:w="0" w:type="auto"/>
              </w:tcPr>
            </w:tcPrChange>
          </w:tcPr>
          <w:p w14:paraId="54A04F50" w14:textId="347CB50D" w:rsidR="00404DCF" w:rsidRDefault="00AB0EEE">
            <w:pPr>
              <w:pStyle w:val="Pargrafo"/>
              <w:ind w:firstLine="0"/>
              <w:jc w:val="center"/>
              <w:rPr>
                <w:ins w:id="187" w:author="Sergio Schina" w:date="2026-05-22T16:27:00Z" w16du:dateUtc="2026-05-22T19:27:00Z"/>
              </w:rPr>
              <w:pPrChange w:id="188" w:author="Sergio Schina" w:date="2026-05-22T16:31:00Z" w16du:dateUtc="2026-05-22T19:31:00Z">
                <w:pPr>
                  <w:pStyle w:val="Pargrafo"/>
                  <w:ind w:firstLine="0"/>
                </w:pPr>
              </w:pPrChange>
            </w:pPr>
            <w:ins w:id="189" w:author="Sergio Schina" w:date="2026-05-22T16:29:00Z" w16du:dateUtc="2026-05-22T19:29:00Z">
              <w:r>
                <w:t>(completar)</w:t>
              </w:r>
            </w:ins>
          </w:p>
        </w:tc>
        <w:tc>
          <w:tcPr>
            <w:tcW w:w="1726" w:type="dxa"/>
            <w:tcPrChange w:id="190" w:author="Sergio Schina" w:date="2026-05-22T16:31:00Z" w16du:dateUtc="2026-05-22T19:31:00Z">
              <w:tcPr>
                <w:tcW w:w="0" w:type="auto"/>
                <w:gridSpan w:val="2"/>
              </w:tcPr>
            </w:tcPrChange>
          </w:tcPr>
          <w:p w14:paraId="250F9405" w14:textId="4358DA8E" w:rsidR="00404DCF" w:rsidRDefault="001D4C71">
            <w:pPr>
              <w:pStyle w:val="Pargrafo"/>
              <w:ind w:firstLine="0"/>
              <w:jc w:val="center"/>
              <w:rPr>
                <w:ins w:id="191" w:author="Sergio Schina" w:date="2026-05-22T16:27:00Z" w16du:dateUtc="2026-05-22T19:27:00Z"/>
              </w:rPr>
              <w:pPrChange w:id="192" w:author="Sergio Schina" w:date="2026-05-22T16:31:00Z" w16du:dateUtc="2026-05-22T19:31:00Z">
                <w:pPr>
                  <w:pStyle w:val="Pargrafo"/>
                  <w:ind w:firstLine="0"/>
                </w:pPr>
              </w:pPrChange>
            </w:pPr>
            <w:ins w:id="193" w:author="Sergio Schina" w:date="2026-05-22T16:29:00Z">
              <w:r w:rsidRPr="001D4C71">
                <w:t>campus</w:t>
              </w:r>
            </w:ins>
          </w:p>
        </w:tc>
      </w:tr>
    </w:tbl>
    <w:p w14:paraId="0E514819" w14:textId="1D099AEE" w:rsidR="00D40B9F" w:rsidRDefault="00BE348E">
      <w:pPr>
        <w:pStyle w:val="Pargrafo"/>
        <w:jc w:val="center"/>
        <w:rPr>
          <w:ins w:id="194" w:author="Sergio Schina" w:date="2026-05-22T16:25:00Z" w16du:dateUtc="2026-05-22T19:25:00Z"/>
        </w:rPr>
        <w:pPrChange w:id="195" w:author="Sergio Schina" w:date="2026-05-22T16:31:00Z" w16du:dateUtc="2026-05-22T19:31:00Z">
          <w:pPr>
            <w:pStyle w:val="Pargrafo"/>
          </w:pPr>
        </w:pPrChange>
      </w:pPr>
      <w:ins w:id="196" w:author="Sergio Schina" w:date="2026-05-22T16:31:00Z" w16du:dateUtc="2026-05-22T19:31:00Z">
        <w:r>
          <w:t xml:space="preserve">Tabela 1 - </w:t>
        </w:r>
        <w:r w:rsidR="002E259A">
          <w:t>...</w:t>
        </w:r>
      </w:ins>
    </w:p>
    <w:p w14:paraId="198494C1" w14:textId="77777777" w:rsidR="00D40B9F" w:rsidRDefault="00D40B9F" w:rsidP="006F188B">
      <w:pPr>
        <w:pStyle w:val="Pargrafo"/>
      </w:pPr>
    </w:p>
    <w:p w14:paraId="4B0DCB3B" w14:textId="77777777" w:rsidR="006F188B" w:rsidRDefault="006F188B" w:rsidP="006F188B">
      <w:pPr>
        <w:pStyle w:val="Pargrafo"/>
      </w:pPr>
      <w:r>
        <w:t xml:space="preserve">Quanto aos modos de implantação, o sistema pode ser executado em três configurações distintas: em um servidor local do campus, tornando-o acessível a todos os usuários da rede institucional; em uma estação de trabalho convencional, para uso mais restrito; </w:t>
      </w:r>
      <w:commentRangeStart w:id="197"/>
      <w:r>
        <w:t>ou em uma máquina virtual em serviço de computação em nuvem</w:t>
      </w:r>
      <w:commentRangeEnd w:id="197"/>
      <w:r w:rsidR="00664916">
        <w:rPr>
          <w:rStyle w:val="Refdecomentrio"/>
          <w:sz w:val="24"/>
          <w:szCs w:val="24"/>
        </w:rPr>
        <w:commentReference w:id="197"/>
      </w:r>
      <w:r>
        <w:t>, para instituições que prefiram externalizar a infraestrutura física sem abrir mão do controle sobre os dados, uma vez que o acesso ao ambiente permanece sob administração da própria instituição.</w:t>
      </w:r>
    </w:p>
    <w:p w14:paraId="6325DA7F" w14:textId="6387A659" w:rsidR="00FB37BC" w:rsidRDefault="006F188B" w:rsidP="006F188B">
      <w:pPr>
        <w:pStyle w:val="Pargrafo"/>
      </w:pPr>
      <w:r>
        <w:t>A configuração inicial do sistema compreende o cadastro de usuários e do administrador institucional, a definição dos recursos disponíveis para agendamento e a alimentação do repositório de conhecimento, realizada por meio do upload de documentos pelo administrador ou da conexão com um diretório existente na infraestrutura da instituição.</w:t>
      </w:r>
    </w:p>
    <w:p w14:paraId="6605A20F" w14:textId="012711B7" w:rsidR="00755BDD" w:rsidRDefault="00755BDD" w:rsidP="00755BDD"/>
    <w:p w14:paraId="52DF3B0C" w14:textId="7353D9E6" w:rsidR="00755BDD" w:rsidRDefault="00755BDD" w:rsidP="00755BDD">
      <w:pPr>
        <w:pStyle w:val="Ttulo2"/>
      </w:pPr>
      <w:bookmarkStart w:id="198" w:name="_Toc230215515"/>
      <w:r>
        <w:t>Uso do Sistema</w:t>
      </w:r>
      <w:bookmarkEnd w:id="198"/>
    </w:p>
    <w:p w14:paraId="030709D6" w14:textId="7743AF34" w:rsidR="00755BDD" w:rsidRDefault="00755BDD" w:rsidP="00755BDD"/>
    <w:p w14:paraId="3D1869C4" w14:textId="4AB259D9" w:rsidR="0010406D" w:rsidRDefault="0010406D" w:rsidP="00755BDD">
      <w:pPr>
        <w:pStyle w:val="Pargrafo"/>
      </w:pPr>
      <w:r w:rsidRPr="0010406D">
        <w:t xml:space="preserve">O acesso ao sistema é realizado por meio de autenticação com email institucional e senha, sendo disponibilizados dois perfis, </w:t>
      </w:r>
      <w:commentRangeStart w:id="199"/>
      <w:r w:rsidRPr="0010406D">
        <w:t>usuário e administrador</w:t>
      </w:r>
      <w:commentRangeEnd w:id="199"/>
      <w:r w:rsidR="00FA2C7A" w:rsidRPr="0010406D">
        <w:rPr>
          <w:rStyle w:val="Refdecomentrio"/>
          <w:sz w:val="24"/>
          <w:szCs w:val="24"/>
        </w:rPr>
        <w:commentReference w:id="199"/>
      </w:r>
      <w:r w:rsidRPr="0010406D">
        <w:t>, cada qual com permissões correspondentes às suas responsabilidades institucionais.</w:t>
      </w:r>
    </w:p>
    <w:p w14:paraId="7D9A414A" w14:textId="372DB818" w:rsidR="00707489" w:rsidRDefault="0010406D" w:rsidP="00755BDD">
      <w:pPr>
        <w:pStyle w:val="Pargrafo"/>
      </w:pPr>
      <w:r w:rsidRPr="0010406D">
        <w:t xml:space="preserve">A interface principal é o chat conversacional, por meio do qual </w:t>
      </w:r>
      <w:r>
        <w:t>os usuários</w:t>
      </w:r>
      <w:r w:rsidRPr="0010406D">
        <w:t xml:space="preserve"> conduzem as interações com o assistente.</w:t>
      </w:r>
      <w:r>
        <w:t xml:space="preserve"> </w:t>
      </w:r>
      <w:r w:rsidR="00707489" w:rsidRPr="00707489">
        <w:t>Os recursos de fala podem ser ativados diretamente na interface, dispensando o uso do teclado.</w:t>
      </w:r>
    </w:p>
    <w:p w14:paraId="323DF6EE" w14:textId="77699D28" w:rsidR="00755BDD" w:rsidRDefault="00755BDD" w:rsidP="00755BDD">
      <w:pPr>
        <w:pStyle w:val="Pargrafo"/>
      </w:pPr>
      <w:r>
        <w:lastRenderedPageBreak/>
        <w:t>O processo de agendamento tem início com uma solicitação em linguagem natural, a partir da qual o assistente coleta progressivamente as informações necessárias, verifica a disponibilidade e solicita confirmação antes de registrar a reserva. Após a confirmação, a solicitação é encaminhada para apreciação do administrador, sem necessidade de intervenção adicional do solicitante. O administrador visualiza as solicitações pendentes em seu painel, podendo aprová-las ou rejeitá-las com campo de observações, sendo o usuário notificado do resultado. Reservas existentes podem ser consultadas e canceladas pelo próprio usuário diretamente no fluxo conversacional.</w:t>
      </w:r>
    </w:p>
    <w:p w14:paraId="0E36DDA8" w14:textId="004B16F1" w:rsidR="00755BDD" w:rsidRDefault="00755BDD" w:rsidP="00755BDD">
      <w:pPr>
        <w:pStyle w:val="Pargrafo"/>
      </w:pPr>
      <w:r>
        <w:t>Para consultas à base de conhecimento, o usuário realiza perguntas em linguagem natural e o assistente retorna respostas fundamentadas nos documentos institucionais indexados.</w:t>
      </w:r>
    </w:p>
    <w:p w14:paraId="0038A857" w14:textId="189EBA4C" w:rsidR="00755BDD" w:rsidRDefault="00755BDD" w:rsidP="00755BDD">
      <w:pPr>
        <w:pStyle w:val="Pargrafo"/>
      </w:pPr>
      <w:r>
        <w:t>O painel administrativo concentra as funcionalidades de gestão do sistema, incluindo o cadastro de recursos disponíveis para agendamento, a parametrização das regras de funcionamento, o gerenciamento de usuários e a alimentação do repositório de conhecimento.</w:t>
      </w:r>
    </w:p>
    <w:p w14:paraId="4E9D4B8F" w14:textId="03688CA3" w:rsidR="005C1AF7" w:rsidRDefault="005C1AF7">
      <w:pPr>
        <w:spacing w:after="160" w:line="278" w:lineRule="auto"/>
        <w:jc w:val="left"/>
      </w:pPr>
      <w:r>
        <w:br w:type="page"/>
      </w:r>
    </w:p>
    <w:p w14:paraId="3503C9A4" w14:textId="7982DC96" w:rsidR="00C45486" w:rsidRDefault="00C45486" w:rsidP="00C81E74">
      <w:pPr>
        <w:pStyle w:val="Ttulo1"/>
      </w:pPr>
      <w:bookmarkStart w:id="200" w:name="_Toc230215516"/>
      <w:commentRangeStart w:id="201"/>
      <w:commentRangeStart w:id="202"/>
      <w:commentRangeStart w:id="203"/>
      <w:r>
        <w:lastRenderedPageBreak/>
        <w:t>ESTUDO DE CASO</w:t>
      </w:r>
      <w:bookmarkEnd w:id="200"/>
      <w:commentRangeEnd w:id="201"/>
      <w:r w:rsidR="004B6DA3">
        <w:rPr>
          <w:rStyle w:val="Refdecomentrio"/>
          <w:sz w:val="24"/>
          <w:szCs w:val="24"/>
        </w:rPr>
        <w:commentReference w:id="201"/>
      </w:r>
      <w:commentRangeEnd w:id="202"/>
      <w:r w:rsidR="00DD221F">
        <w:rPr>
          <w:rStyle w:val="Refdecomentrio"/>
          <w:sz w:val="24"/>
          <w:szCs w:val="24"/>
        </w:rPr>
        <w:commentReference w:id="202"/>
      </w:r>
      <w:commentRangeEnd w:id="203"/>
      <w:r w:rsidR="0078118A">
        <w:rPr>
          <w:rStyle w:val="Refdecomentrio"/>
          <w:sz w:val="24"/>
          <w:szCs w:val="24"/>
        </w:rPr>
        <w:commentReference w:id="203"/>
      </w:r>
    </w:p>
    <w:p w14:paraId="107087DB" w14:textId="766CA887" w:rsidR="00C45486" w:rsidRDefault="00C45486" w:rsidP="00C45486"/>
    <w:p w14:paraId="79FFBF6B" w14:textId="5AD9C177" w:rsidR="003A2F5E" w:rsidRDefault="003A2F5E" w:rsidP="003A2F5E">
      <w:pPr>
        <w:pStyle w:val="Pargrafo"/>
      </w:pPr>
      <w:r w:rsidRPr="003A2F5E">
        <w:t>O estudo de caso foi conduzido</w:t>
      </w:r>
      <w:ins w:id="204" w:author="Sergio Schina" w:date="2026-05-22T17:21:00Z" w16du:dateUtc="2026-05-22T20:21:00Z">
        <w:r w:rsidR="00E71759">
          <w:t xml:space="preserve"> utilizando um sistema que simula</w:t>
        </w:r>
      </w:ins>
      <w:del w:id="205" w:author="Sergio Schina" w:date="2026-05-22T17:22:00Z" w16du:dateUtc="2026-05-22T20:22:00Z">
        <w:r w:rsidRPr="003A2F5E" w:rsidDel="00E71759">
          <w:delText xml:space="preserve"> </w:delText>
        </w:r>
        <w:r w:rsidR="00BB46C8" w:rsidDel="00E71759">
          <w:delText>em</w:delText>
        </w:r>
      </w:del>
      <w:ins w:id="206" w:author="Sergio Schina" w:date="2026-05-22T17:22:00Z" w16du:dateUtc="2026-05-22T20:22:00Z">
        <w:r w:rsidR="001B6914">
          <w:t xml:space="preserve">o </w:t>
        </w:r>
      </w:ins>
      <w:r w:rsidR="00BB46C8">
        <w:t xml:space="preserve"> contexto similar ao</w:t>
      </w:r>
      <w:r w:rsidRPr="003A2F5E">
        <w:t xml:space="preserve"> </w:t>
      </w:r>
      <w:r w:rsidR="00405AE4">
        <w:t>Fab Lab</w:t>
      </w:r>
      <w:r w:rsidRPr="003A2F5E">
        <w:t>, laboratório de fabricação</w:t>
      </w:r>
      <w:ins w:id="207" w:author="Sergio Schina" w:date="2026-05-22T17:41:00Z" w16du:dateUtc="2026-05-22T20:41:00Z">
        <w:r w:rsidR="002463AA">
          <w:t xml:space="preserve"> digital</w:t>
        </w:r>
      </w:ins>
      <w:r w:rsidRPr="003A2F5E">
        <w:t xml:space="preserve"> </w:t>
      </w:r>
      <w:del w:id="208" w:author="Sergio Schina" w:date="2026-05-22T17:41:00Z" w16du:dateUtc="2026-05-22T20:41:00Z">
        <w:r w:rsidRPr="003A2F5E" w:rsidDel="00B31F4E">
          <w:delText>avançada</w:delText>
        </w:r>
      </w:del>
      <w:r w:rsidRPr="003A2F5E">
        <w:t xml:space="preserve"> de uso comunitário </w:t>
      </w:r>
      <w:del w:id="209" w:author="Sergio Schina" w:date="2026-05-22T17:21:00Z" w16du:dateUtc="2026-05-22T20:21:00Z">
        <w:r w:rsidRPr="003A2F5E" w:rsidDel="00667746">
          <w:delText>da instituição de ensino superior na qual o presente trabalho foi elaborado</w:delText>
        </w:r>
      </w:del>
      <w:ins w:id="210" w:author="Sergio Schina" w:date="2026-05-22T17:21:00Z" w16du:dateUtc="2026-05-22T20:21:00Z">
        <w:r w:rsidR="00667746">
          <w:t>.</w:t>
        </w:r>
      </w:ins>
      <w:r w:rsidRPr="003A2F5E">
        <w:t xml:space="preserve">. </w:t>
      </w:r>
      <w:ins w:id="211" w:author="Sergio Schina" w:date="2026-05-22T17:22:00Z" w16du:dateUtc="2026-05-22T20:22:00Z">
        <w:r w:rsidR="001B6914">
          <w:t>No contexto adotado, o</w:t>
        </w:r>
      </w:ins>
      <w:del w:id="212" w:author="Sergio Schina" w:date="2026-05-22T17:22:00Z" w16du:dateUtc="2026-05-22T20:22:00Z">
        <w:r w:rsidRPr="003A2F5E" w:rsidDel="001B6914">
          <w:delText>O</w:delText>
        </w:r>
      </w:del>
      <w:r w:rsidRPr="003A2F5E">
        <w:t xml:space="preserve"> laboratório é equipado com recursos como impressoras 3D, cortadora a laser, prototipadora de PCB e outras ferramentas de uso compartilhado, atendendo uma base de usuários composta predominantemente por alunos de </w:t>
      </w:r>
      <w:r>
        <w:t>graduação em</w:t>
      </w:r>
      <w:r w:rsidRPr="003A2F5E">
        <w:t xml:space="preserve"> engenharia. Esse perfil representa um ambiente de referência relevante para a validação do sistema proposto, dado o alinhamento entre suas características e os requisitos de gestão de agendamentos e acesso a conhecimento institucional </w:t>
      </w:r>
      <w:r>
        <w:t>adotados</w:t>
      </w:r>
      <w:r w:rsidRPr="003A2F5E">
        <w:t xml:space="preserve"> pelo projeto.</w:t>
      </w:r>
    </w:p>
    <w:p w14:paraId="4B2BF46C" w14:textId="46056D83" w:rsidR="00ED19FE" w:rsidRDefault="00A12696" w:rsidP="003A2F5E">
      <w:pPr>
        <w:pStyle w:val="Pargrafo"/>
      </w:pPr>
      <w:r>
        <w:t xml:space="preserve">A infraestrutura dedicada ao </w:t>
      </w:r>
      <w:r w:rsidR="00ED19FE">
        <w:t>software</w:t>
      </w:r>
      <w:r>
        <w:t xml:space="preserve"> compreendeu uma estação de trabalho com processador </w:t>
      </w:r>
      <w:r w:rsidR="00ED19FE">
        <w:t>AMD Ryzen 5 2400G</w:t>
      </w:r>
      <w:r>
        <w:t xml:space="preserve">, </w:t>
      </w:r>
      <w:r w:rsidR="00ED19FE">
        <w:t>16</w:t>
      </w:r>
      <w:r>
        <w:t xml:space="preserve"> GB de memória RAM, </w:t>
      </w:r>
      <w:r w:rsidR="00ED19FE">
        <w:t>SSD NVME 1</w:t>
      </w:r>
      <w:r>
        <w:t xml:space="preserve"> </w:t>
      </w:r>
      <w:r w:rsidR="00ED19FE">
        <w:t>T</w:t>
      </w:r>
      <w:r>
        <w:t xml:space="preserve">B de armazenamento e sem GPU dedicada, </w:t>
      </w:r>
      <w:commentRangeStart w:id="213"/>
      <w:commentRangeStart w:id="214"/>
      <w:r>
        <w:t>configuração adequada à execução local do</w:t>
      </w:r>
      <w:r w:rsidR="003A2F5E">
        <w:t xml:space="preserve"> sistema completo</w:t>
      </w:r>
      <w:r>
        <w:t xml:space="preserve"> sem </w:t>
      </w:r>
      <w:r w:rsidR="003A2F5E">
        <w:t>degradação de desempenho perceptível</w:t>
      </w:r>
      <w:commentRangeEnd w:id="213"/>
      <w:r w:rsidR="007D79B3">
        <w:rPr>
          <w:rStyle w:val="Refdecomentrio"/>
          <w:sz w:val="24"/>
          <w:szCs w:val="24"/>
        </w:rPr>
        <w:commentReference w:id="213"/>
      </w:r>
      <w:commentRangeEnd w:id="214"/>
      <w:r w:rsidR="003941F3">
        <w:rPr>
          <w:rStyle w:val="Refdecomentrio"/>
          <w:sz w:val="24"/>
          <w:szCs w:val="24"/>
        </w:rPr>
        <w:commentReference w:id="214"/>
      </w:r>
      <w:r>
        <w:t xml:space="preserve">. </w:t>
      </w:r>
      <w:r w:rsidR="00ED19FE" w:rsidRPr="00ED19FE">
        <w:t xml:space="preserve">Destaca-se que o </w:t>
      </w:r>
      <w:r w:rsidR="00ED19FE">
        <w:t>sistema</w:t>
      </w:r>
      <w:r w:rsidR="00ED19FE" w:rsidRPr="00ED19FE">
        <w:t xml:space="preserve"> também foi </w:t>
      </w:r>
      <w:r w:rsidR="00ED19FE">
        <w:t>homologado</w:t>
      </w:r>
      <w:r w:rsidR="00ED19FE" w:rsidRPr="00ED19FE">
        <w:t xml:space="preserve"> em arquitetura ARM, </w:t>
      </w:r>
      <w:commentRangeStart w:id="215"/>
      <w:commentRangeStart w:id="216"/>
      <w:r w:rsidR="00ED19FE" w:rsidRPr="00ED19FE">
        <w:t>especificamente em</w:t>
      </w:r>
      <w:r w:rsidR="00ED19FE">
        <w:t xml:space="preserve"> hardware</w:t>
      </w:r>
      <w:r w:rsidR="00ED19FE" w:rsidRPr="00ED19FE">
        <w:t xml:space="preserve"> Apple Silicon M1 com 8 GB de memória unificada, o que evidencia sua portabilidade.</w:t>
      </w:r>
      <w:commentRangeEnd w:id="215"/>
      <w:r w:rsidR="007D79B3">
        <w:rPr>
          <w:rStyle w:val="Refdecomentrio"/>
          <w:sz w:val="24"/>
          <w:szCs w:val="24"/>
        </w:rPr>
        <w:commentReference w:id="215"/>
      </w:r>
      <w:commentRangeEnd w:id="216"/>
      <w:r w:rsidR="009A32F3">
        <w:rPr>
          <w:rStyle w:val="Refdecomentrio"/>
          <w:sz w:val="24"/>
          <w:szCs w:val="24"/>
        </w:rPr>
        <w:commentReference w:id="216"/>
      </w:r>
    </w:p>
    <w:p w14:paraId="3491F407" w14:textId="4BD961D1" w:rsidR="00A12696" w:rsidRDefault="00A12696" w:rsidP="003A2F5E">
      <w:pPr>
        <w:pStyle w:val="Pargrafo"/>
      </w:pPr>
      <w:r>
        <w:t xml:space="preserve">A configuração inicial compreendeu o cadastro dos seis usuários e de um administrador, o registro dos equipamentos disponíveis para agendamento e a alimentação do repositório de conhecimento com documentos institucionais relevantes ao contexto do laboratório, como manuais de equipamentos, normas de uso e materiais de apoio, totalizando aproximadamente </w:t>
      </w:r>
      <w:commentRangeStart w:id="217"/>
      <w:r w:rsidR="003B275E">
        <w:t>3</w:t>
      </w:r>
      <w:r>
        <w:t xml:space="preserve"> GB de conteúd</w:t>
      </w:r>
      <w:r w:rsidR="00BA7FA1">
        <w:t>o</w:t>
      </w:r>
      <w:commentRangeEnd w:id="217"/>
      <w:r w:rsidR="00200D8D">
        <w:rPr>
          <w:rStyle w:val="Refdecomentrio"/>
          <w:sz w:val="24"/>
          <w:szCs w:val="24"/>
        </w:rPr>
        <w:commentReference w:id="217"/>
      </w:r>
      <w:r>
        <w:t xml:space="preserve">. </w:t>
      </w:r>
    </w:p>
    <w:p w14:paraId="418A4977" w14:textId="07355FE6" w:rsidR="00C45486" w:rsidRDefault="00A12696" w:rsidP="00A12696">
      <w:pPr>
        <w:pStyle w:val="Pargrafo"/>
        <w:rPr>
          <w:ins w:id="218" w:author="Sergio Schina" w:date="2026-05-22T17:40:00Z" w16du:dateUtc="2026-05-22T20:40:00Z"/>
        </w:rPr>
      </w:pPr>
      <w:commentRangeStart w:id="219"/>
      <w:r>
        <w:t xml:space="preserve">Durante o estudo de caso, foi possível observar preliminarmente ganhos de eficiência e usabilidade em relação aos </w:t>
      </w:r>
      <w:r w:rsidR="002A6A9C">
        <w:t>sistemas convencionais</w:t>
      </w:r>
      <w:r>
        <w:t xml:space="preserve"> anteriormente adotados. O assistente demonstrou capacidade de conduzir o fluxo de agendamento de forma conversacional, coletando os parâmetros necessários e registrando as reservas no banco de dados sem intervenção manual, além de responder a consultas básicas sobre os documentos indexados com respostas </w:t>
      </w:r>
      <w:commentRangeStart w:id="220"/>
      <w:r>
        <w:t xml:space="preserve">fundamentadas no conteúdo institucional com baixo </w:t>
      </w:r>
      <w:r w:rsidRPr="00A12696">
        <w:rPr>
          <w:i/>
          <w:iCs/>
        </w:rPr>
        <w:t>hallucination rate</w:t>
      </w:r>
      <w:commentRangeEnd w:id="220"/>
      <w:r w:rsidR="00006D03">
        <w:rPr>
          <w:rStyle w:val="Refdecomentrio"/>
          <w:sz w:val="24"/>
          <w:szCs w:val="24"/>
        </w:rPr>
        <w:commentReference w:id="220"/>
      </w:r>
      <w:r>
        <w:t xml:space="preserve">. O reconhecimento de voz operou de forma satisfatória no ambiente, com desempenho adequado para uso em condições acústicas típicas do espaço. </w:t>
      </w:r>
      <w:commentRangeStart w:id="221"/>
      <w:r>
        <w:t>O sistema foi validado com sucesso no</w:t>
      </w:r>
      <w:r w:rsidR="002A6A9C">
        <w:t xml:space="preserve">s limites </w:t>
      </w:r>
      <w:r>
        <w:t>do estudo, demonstrando aderência aos objetivos propostos.</w:t>
      </w:r>
      <w:commentRangeEnd w:id="219"/>
      <w:r w:rsidR="00F46153">
        <w:rPr>
          <w:rStyle w:val="Refdecomentrio"/>
          <w:sz w:val="24"/>
          <w:szCs w:val="24"/>
        </w:rPr>
        <w:commentReference w:id="219"/>
      </w:r>
      <w:r>
        <w:t xml:space="preserve"> </w:t>
      </w:r>
      <w:commentRangeEnd w:id="221"/>
      <w:r w:rsidR="00CC7FF2">
        <w:rPr>
          <w:rStyle w:val="Refdecomentrio"/>
          <w:sz w:val="24"/>
          <w:szCs w:val="24"/>
        </w:rPr>
        <w:commentReference w:id="221"/>
      </w:r>
      <w:r>
        <w:t xml:space="preserve">Testes futuros com maiores </w:t>
      </w:r>
      <w:r>
        <w:lastRenderedPageBreak/>
        <w:t>demandas seriam relevantes para avaliar o comportamento do sistema em condições de carga mais representativas de um ambiente acadêmico em plena operação.</w:t>
      </w:r>
    </w:p>
    <w:p w14:paraId="54394EC7" w14:textId="77777777" w:rsidR="002463AA" w:rsidRDefault="002463AA" w:rsidP="00A12696">
      <w:pPr>
        <w:pStyle w:val="Pargrafo"/>
      </w:pPr>
    </w:p>
    <w:p w14:paraId="64463854" w14:textId="10A9DACD" w:rsidR="00C45486" w:rsidRDefault="00C45486" w:rsidP="00C45486">
      <w:pPr>
        <w:pStyle w:val="Ttulo1"/>
      </w:pPr>
      <w:bookmarkStart w:id="222" w:name="_Toc230215517"/>
      <w:r>
        <w:t>CONSIDERAÇÕES FINAIS</w:t>
      </w:r>
      <w:bookmarkEnd w:id="222"/>
    </w:p>
    <w:p w14:paraId="5F3BA13E" w14:textId="6A23F244" w:rsidR="00C45486" w:rsidRDefault="00C45486" w:rsidP="00C45486"/>
    <w:p w14:paraId="05E7C466" w14:textId="47AF56CD" w:rsidR="00B33364" w:rsidRDefault="00B33364" w:rsidP="00B33364">
      <w:pPr>
        <w:pStyle w:val="Pargrafo"/>
      </w:pPr>
      <w:commentRangeStart w:id="223"/>
      <w:r>
        <w:t>O presente trabalho atingiu os objetivos propostos</w:t>
      </w:r>
      <w:commentRangeEnd w:id="223"/>
      <w:r w:rsidR="005D510D">
        <w:rPr>
          <w:rStyle w:val="Refdecomentrio"/>
          <w:sz w:val="24"/>
          <w:szCs w:val="24"/>
        </w:rPr>
        <w:commentReference w:id="223"/>
      </w:r>
      <w:r>
        <w:t>, sendo concluída a especificação, implementação e avaliação do assistente inteligente para gestão de agendamentos e repositório de conhecimento institucional no ambiente acadêmico. O estudo de caso conduzido demonstrou a viabilidade da solução, com o sistema operando de forma satisfatória nos limites das condições estabelecidas e apresentando aderência aos requisitos definidos.</w:t>
      </w:r>
    </w:p>
    <w:p w14:paraId="40502385" w14:textId="1D15B88D" w:rsidR="0007055E" w:rsidRDefault="003670CC" w:rsidP="00B33364">
      <w:pPr>
        <w:pStyle w:val="Pargrafo"/>
      </w:pPr>
      <w:r w:rsidRPr="003670CC">
        <w:t xml:space="preserve">Destaca-se como principal contribuição deste trabalho a </w:t>
      </w:r>
      <w:commentRangeStart w:id="224"/>
      <w:r w:rsidRPr="003670CC">
        <w:t xml:space="preserve">disponibilização </w:t>
      </w:r>
      <w:r w:rsidRPr="003670CC">
        <w:rPr>
          <w:i/>
          <w:iCs/>
        </w:rPr>
        <w:t>open source</w:t>
      </w:r>
      <w:r w:rsidRPr="003670CC">
        <w:t xml:space="preserve"> do sistema desenvolvido, podendo ser implementado ou adaptado livremente por qualquer instituição </w:t>
      </w:r>
      <w:r>
        <w:t>interessada em otimizar</w:t>
      </w:r>
      <w:r w:rsidRPr="003670CC">
        <w:t xml:space="preserve"> </w:t>
      </w:r>
      <w:r>
        <w:t>suas atividades</w:t>
      </w:r>
      <w:r w:rsidRPr="003670CC">
        <w:t xml:space="preserve"> sem dependência de soluções proprietárias</w:t>
      </w:r>
      <w:commentRangeEnd w:id="224"/>
      <w:r w:rsidR="006952B9" w:rsidRPr="003670CC">
        <w:rPr>
          <w:rStyle w:val="Refdecomentrio"/>
          <w:sz w:val="24"/>
          <w:szCs w:val="24"/>
        </w:rPr>
        <w:commentReference w:id="224"/>
      </w:r>
      <w:r w:rsidRPr="003670CC">
        <w:t xml:space="preserve">. Adicionalmente, foi possível contribuir demonstrando que o uso criterioso de tecnologias de inteligência artificial tem vasto potencial para gerar ganhos concretos de eficiência e acessibilidade, </w:t>
      </w:r>
      <w:commentRangeStart w:id="225"/>
      <w:r w:rsidR="00B049CB">
        <w:t xml:space="preserve">superando </w:t>
      </w:r>
      <w:r w:rsidRPr="003670CC">
        <w:t>os usos comerciais mais difundidos</w:t>
      </w:r>
      <w:commentRangeEnd w:id="225"/>
      <w:r w:rsidR="000125D4" w:rsidRPr="003670CC">
        <w:rPr>
          <w:rStyle w:val="Refdecomentrio"/>
          <w:sz w:val="24"/>
          <w:szCs w:val="24"/>
        </w:rPr>
        <w:commentReference w:id="225"/>
      </w:r>
      <w:r w:rsidRPr="003670CC">
        <w:t xml:space="preserve"> e evidenciando sua capacidade de impactar positivamente as mais diversas áreas da sociedade.</w:t>
      </w:r>
    </w:p>
    <w:p w14:paraId="1646C43F" w14:textId="34F059B2" w:rsidR="00B33364" w:rsidRDefault="00B33364" w:rsidP="00B33364">
      <w:pPr>
        <w:pStyle w:val="Pargrafo"/>
      </w:pPr>
      <w:r>
        <w:t xml:space="preserve">Entre as limitações identificadas, destaca-se o escopo restrito do estudo de caso, conduzido com um número reduzido de usuários e volume documental limitado. Embora o desempenho tenha sido satisfatório nas condições avaliadas, é esperado que o crescimento da base de conhecimento indexada no RAG e o aumento da demanda simultânea possam introduzir </w:t>
      </w:r>
      <w:commentRangeStart w:id="226"/>
      <w:r>
        <w:t xml:space="preserve">anomalias nas </w:t>
      </w:r>
      <w:r w:rsidR="00B049CB">
        <w:t>interações</w:t>
      </w:r>
      <w:commentRangeEnd w:id="226"/>
      <w:r w:rsidR="00B13095">
        <w:rPr>
          <w:rStyle w:val="Refdecomentrio"/>
          <w:sz w:val="24"/>
          <w:szCs w:val="24"/>
        </w:rPr>
        <w:commentReference w:id="226"/>
      </w:r>
      <w:r>
        <w:t xml:space="preserve">, </w:t>
      </w:r>
      <w:commentRangeStart w:id="227"/>
      <w:r w:rsidR="00B049CB">
        <w:t>considerando</w:t>
      </w:r>
      <w:r>
        <w:t xml:space="preserve"> a capacidade de raciocínio inerente a um modelo de 3 bilhões de parâmetros e as limitações da busca linear em bases de maior escala. </w:t>
      </w:r>
      <w:commentRangeEnd w:id="227"/>
      <w:r w:rsidR="003B5926">
        <w:rPr>
          <w:rStyle w:val="Refdecomentrio"/>
          <w:sz w:val="24"/>
          <w:szCs w:val="24"/>
        </w:rPr>
        <w:commentReference w:id="227"/>
      </w:r>
      <w:r w:rsidR="004B4313">
        <w:t>A</w:t>
      </w:r>
      <w:r>
        <w:t xml:space="preserve"> arquitetura do sistema</w:t>
      </w:r>
      <w:r w:rsidR="004B4313">
        <w:t>, contudo,</w:t>
      </w:r>
      <w:r>
        <w:t xml:space="preserve"> permite a substituição do LLM por </w:t>
      </w:r>
      <w:r w:rsidR="00B049CB">
        <w:t>modelos</w:t>
      </w:r>
      <w:r>
        <w:t xml:space="preserve"> de maior capacidade sem alterações estruturais, </w:t>
      </w:r>
      <w:commentRangeStart w:id="228"/>
      <w:r>
        <w:t>mitigando essa limitação conforme a disponibilidade de hardware evoluir.</w:t>
      </w:r>
      <w:commentRangeEnd w:id="228"/>
      <w:r w:rsidR="004844DA">
        <w:rPr>
          <w:rStyle w:val="Refdecomentrio"/>
          <w:sz w:val="24"/>
          <w:szCs w:val="24"/>
        </w:rPr>
        <w:commentReference w:id="228"/>
      </w:r>
    </w:p>
    <w:p w14:paraId="33E356A4" w14:textId="3C7D0E77" w:rsidR="00B33364" w:rsidRDefault="00B33364" w:rsidP="00B33364">
      <w:pPr>
        <w:pStyle w:val="Pargrafo"/>
      </w:pPr>
      <w:commentRangeStart w:id="229"/>
      <w:r>
        <w:t xml:space="preserve">Para trabalhos futuros, recomenda-se a avaliação do sistema sob condições de carga mais representativas de um ambiente acadêmico em plena operação, com maior volume de usuários e documentos indexados. A otimização do pipeline RAG para bases de conhecimento de maior escala, por meio de estratégias de </w:t>
      </w:r>
      <w:r w:rsidRPr="003C371F">
        <w:rPr>
          <w:i/>
          <w:iCs/>
        </w:rPr>
        <w:t>chunking</w:t>
      </w:r>
      <w:r>
        <w:t xml:space="preserve"> adaptativo e indexação vetorial mais eficiente, representa uma direção relevante de </w:t>
      </w:r>
      <w:r w:rsidR="00B049CB">
        <w:lastRenderedPageBreak/>
        <w:t>pesquisa</w:t>
      </w:r>
      <w:r>
        <w:t xml:space="preserve">. </w:t>
      </w:r>
      <w:r w:rsidR="00B049CB">
        <w:t>Ademais, a</w:t>
      </w:r>
      <w:r>
        <w:t xml:space="preserve"> avaliação da viabilidade de integração com mecanismos de busca </w:t>
      </w:r>
      <w:r w:rsidR="00B049CB">
        <w:t>na internet</w:t>
      </w:r>
      <w:r>
        <w:t>, sem comprometer os requisitos de privacidade do sistema, constitui outra perspectiva de desenvolvimento. O uso complementar com ferramentas comerciais para consultas que extrapolem o acervo institucional pode ampliar o alcance do assistente sem abrir mão do controle sobre os dados sensíveis da instituição.</w:t>
      </w:r>
      <w:commentRangeEnd w:id="229"/>
      <w:r w:rsidR="00D05765">
        <w:rPr>
          <w:rStyle w:val="Refdecomentrio"/>
          <w:sz w:val="24"/>
          <w:szCs w:val="24"/>
        </w:rPr>
        <w:commentReference w:id="229"/>
      </w:r>
    </w:p>
    <w:p w14:paraId="00120B53" w14:textId="1AE2623A" w:rsidR="00C45486" w:rsidRPr="00C45486" w:rsidRDefault="00B33364" w:rsidP="00B33364">
      <w:pPr>
        <w:pStyle w:val="Pargrafo"/>
      </w:pPr>
      <w:r>
        <w:t>O desenvolvimento de soluções como a proposta por este trabalho contribui para a redução da barreira de adoção de tecnologias de inteligência artificial em instituições com recursos computacionais e financeiros limitados, alinhando-se ao movimento mais amplo de democratização do acesso a</w:t>
      </w:r>
      <w:r w:rsidR="004B4313">
        <w:t xml:space="preserve"> essas</w:t>
      </w:r>
      <w:r>
        <w:t xml:space="preserve"> ferramentas no contexto acadêmico e científico brasileiro.</w:t>
      </w:r>
    </w:p>
    <w:p w14:paraId="1CFB9625" w14:textId="51953605" w:rsidR="00C45486" w:rsidRDefault="00C45486">
      <w:pPr>
        <w:spacing w:after="160" w:line="278" w:lineRule="auto"/>
        <w:jc w:val="left"/>
      </w:pPr>
      <w:r>
        <w:br w:type="page"/>
      </w:r>
    </w:p>
    <w:p w14:paraId="5F67B01C" w14:textId="77777777" w:rsidR="00B902B3" w:rsidRPr="002C5F61" w:rsidRDefault="00B902B3" w:rsidP="00B902B3">
      <w:pPr>
        <w:pStyle w:val="Ttulo1"/>
        <w:numPr>
          <w:ilvl w:val="0"/>
          <w:numId w:val="0"/>
        </w:numPr>
        <w:jc w:val="center"/>
      </w:pPr>
      <w:bookmarkStart w:id="230" w:name="_Toc230215518"/>
      <w:commentRangeStart w:id="231"/>
      <w:commentRangeStart w:id="232"/>
      <w:commentRangeStart w:id="233"/>
      <w:r w:rsidRPr="002C5F61">
        <w:lastRenderedPageBreak/>
        <w:t>REFERÊNCIAS</w:t>
      </w:r>
      <w:bookmarkEnd w:id="230"/>
      <w:commentRangeEnd w:id="231"/>
      <w:r w:rsidR="004373EF" w:rsidRPr="002C5F61">
        <w:rPr>
          <w:rStyle w:val="Refdecomentrio"/>
          <w:sz w:val="24"/>
          <w:szCs w:val="24"/>
        </w:rPr>
        <w:commentReference w:id="231"/>
      </w:r>
      <w:commentRangeEnd w:id="232"/>
      <w:r w:rsidR="00707DFE" w:rsidRPr="002C5F61">
        <w:rPr>
          <w:rStyle w:val="Refdecomentrio"/>
          <w:sz w:val="24"/>
          <w:szCs w:val="24"/>
        </w:rPr>
        <w:commentReference w:id="232"/>
      </w:r>
      <w:commentRangeEnd w:id="233"/>
      <w:r w:rsidR="005426DC" w:rsidRPr="002C5F61">
        <w:rPr>
          <w:rStyle w:val="Refdecomentrio"/>
          <w:sz w:val="24"/>
          <w:szCs w:val="24"/>
        </w:rPr>
        <w:commentReference w:id="233"/>
      </w:r>
    </w:p>
    <w:p w14:paraId="27DC083A" w14:textId="77777777" w:rsidR="00B902B3" w:rsidRPr="002C5F61" w:rsidRDefault="00B902B3" w:rsidP="00B902B3"/>
    <w:p w14:paraId="0EC32CE3" w14:textId="77777777" w:rsidR="00B67593" w:rsidRDefault="00B67593" w:rsidP="00B67593">
      <w:pPr>
        <w:spacing w:line="240" w:lineRule="auto"/>
        <w:jc w:val="left"/>
      </w:pPr>
      <w:r w:rsidRPr="002C5F61">
        <w:t xml:space="preserve">AUER, C. et al. </w:t>
      </w:r>
      <w:r w:rsidRPr="00B40D44">
        <w:rPr>
          <w:lang w:val="en-US"/>
        </w:rPr>
        <w:t xml:space="preserve">Docling: an efficient open-source toolkit for AI-driven document conversion. </w:t>
      </w:r>
      <w:r>
        <w:t xml:space="preserve">In: </w:t>
      </w:r>
      <w:r w:rsidRPr="00011A79">
        <w:rPr>
          <w:b/>
          <w:bCs/>
        </w:rPr>
        <w:t>AAAI Conference on Artificial Intelligence</w:t>
      </w:r>
      <w:r>
        <w:t>, 2025. Disponível em: https://arxiv.org/abs/2501.17887. Acesso em: 3 maio 2026.</w:t>
      </w:r>
    </w:p>
    <w:p w14:paraId="709DC313" w14:textId="20B26D08" w:rsidR="00B67593" w:rsidRDefault="00B67593" w:rsidP="00B67593">
      <w:pPr>
        <w:spacing w:line="240" w:lineRule="auto"/>
        <w:jc w:val="left"/>
      </w:pPr>
    </w:p>
    <w:p w14:paraId="780DA106" w14:textId="43A25A4F" w:rsidR="005A6A20" w:rsidRPr="00B40D44" w:rsidRDefault="005A6A20" w:rsidP="00B67593">
      <w:pPr>
        <w:spacing w:line="240" w:lineRule="auto"/>
        <w:jc w:val="left"/>
        <w:rPr>
          <w:lang w:val="en-US"/>
        </w:rPr>
      </w:pPr>
      <w:r w:rsidRPr="005A6A20">
        <w:t xml:space="preserve">FERNANDES, A.; ANDRADE, F.; AMORIM, J.; MANEIRA, M. </w:t>
      </w:r>
      <w:r w:rsidR="00914D44">
        <w:rPr>
          <w:b/>
          <w:bCs/>
        </w:rPr>
        <w:t>AcademAI</w:t>
      </w:r>
      <w:r w:rsidRPr="005A6A20">
        <w:t xml:space="preserve">. GitHub, 2026. Disponível em: </w:t>
      </w:r>
      <w:r w:rsidR="00942BCE" w:rsidRPr="00942BCE">
        <w:t>https://github.com/fabriciosuzart/</w:t>
      </w:r>
      <w:r w:rsidR="00DA668F">
        <w:t>academai</w:t>
      </w:r>
      <w:r w:rsidRPr="005A6A20">
        <w:t xml:space="preserve">. </w:t>
      </w:r>
      <w:r w:rsidRPr="00B40D44">
        <w:rPr>
          <w:lang w:val="en-US"/>
        </w:rPr>
        <w:t>Acesso em: 16 maio 2026.</w:t>
      </w:r>
    </w:p>
    <w:p w14:paraId="6D16A3CD" w14:textId="77777777" w:rsidR="005A6A20" w:rsidRPr="00B40D44" w:rsidRDefault="005A6A20" w:rsidP="00B67593">
      <w:pPr>
        <w:spacing w:line="240" w:lineRule="auto"/>
        <w:jc w:val="left"/>
        <w:rPr>
          <w:lang w:val="en-US"/>
        </w:rPr>
      </w:pPr>
    </w:p>
    <w:p w14:paraId="6F519C19" w14:textId="77777777" w:rsidR="00B67593" w:rsidRPr="002C5F61" w:rsidRDefault="00B67593" w:rsidP="00B67593">
      <w:pPr>
        <w:spacing w:line="240" w:lineRule="auto"/>
        <w:jc w:val="left"/>
      </w:pPr>
      <w:r w:rsidRPr="00B40D44">
        <w:rPr>
          <w:lang w:val="en-US"/>
        </w:rPr>
        <w:t xml:space="preserve">GAO, Y. et al. </w:t>
      </w:r>
      <w:r w:rsidRPr="00B40D44">
        <w:rPr>
          <w:b/>
          <w:bCs/>
          <w:lang w:val="en-US"/>
        </w:rPr>
        <w:t>Retrieval-augmented generation for large language models: a survey</w:t>
      </w:r>
      <w:r w:rsidRPr="00B40D44">
        <w:rPr>
          <w:lang w:val="en-US"/>
        </w:rPr>
        <w:t xml:space="preserve">. arXiv, 2024. </w:t>
      </w:r>
      <w:r w:rsidRPr="002C5F61">
        <w:t>Disponível em: https://arxiv.org/abs/2312.10997. Acesso em: 3 maio 2026.</w:t>
      </w:r>
    </w:p>
    <w:p w14:paraId="6C4CF6D6" w14:textId="77777777" w:rsidR="00B67593" w:rsidRPr="002C5F61" w:rsidRDefault="00B67593" w:rsidP="002476D8">
      <w:pPr>
        <w:spacing w:line="240" w:lineRule="auto"/>
        <w:jc w:val="left"/>
      </w:pPr>
    </w:p>
    <w:p w14:paraId="15AF06BD" w14:textId="291D8390" w:rsidR="002476D8" w:rsidRPr="00B40D44" w:rsidRDefault="002476D8" w:rsidP="002476D8">
      <w:pPr>
        <w:spacing w:line="240" w:lineRule="auto"/>
        <w:jc w:val="left"/>
        <w:rPr>
          <w:lang w:val="en-US"/>
        </w:rPr>
      </w:pPr>
      <w:r w:rsidRPr="002C5F61">
        <w:t xml:space="preserve">HAUCK, K. et al. </w:t>
      </w:r>
      <w:r w:rsidRPr="00B40D44">
        <w:rPr>
          <w:lang w:val="en-US"/>
        </w:rPr>
        <w:t xml:space="preserve">Inclusive education with AI: supporting special needs and tackling language barriers. </w:t>
      </w:r>
      <w:r w:rsidRPr="00253CD4">
        <w:rPr>
          <w:b/>
          <w:bCs/>
        </w:rPr>
        <w:t>AI and Ethics</w:t>
      </w:r>
      <w:r w:rsidRPr="002476D8">
        <w:t xml:space="preserve">, v. 5, p. 5729-5757, 2025. Disponível em: https://link.springer.com/article/10.1007/s43681-025-00824-3. </w:t>
      </w:r>
      <w:r w:rsidRPr="00B40D44">
        <w:rPr>
          <w:lang w:val="en-US"/>
        </w:rPr>
        <w:t xml:space="preserve">Acesso em: </w:t>
      </w:r>
      <w:r w:rsidR="00B859B1" w:rsidRPr="00B40D44">
        <w:rPr>
          <w:lang w:val="en-US"/>
        </w:rPr>
        <w:t>2 maio 2026</w:t>
      </w:r>
      <w:r w:rsidRPr="00B40D44">
        <w:rPr>
          <w:lang w:val="en-US"/>
        </w:rPr>
        <w:t>.</w:t>
      </w:r>
    </w:p>
    <w:p w14:paraId="38E72302" w14:textId="1A515B1A" w:rsidR="002476D8" w:rsidRPr="00B40D44" w:rsidRDefault="002476D8" w:rsidP="00755136">
      <w:pPr>
        <w:spacing w:line="240" w:lineRule="auto"/>
        <w:jc w:val="left"/>
        <w:rPr>
          <w:lang w:val="en-US"/>
        </w:rPr>
      </w:pPr>
    </w:p>
    <w:p w14:paraId="3E20B3E9" w14:textId="165AB11D" w:rsidR="002476D8" w:rsidRPr="00B40D44" w:rsidRDefault="002476D8" w:rsidP="00755136">
      <w:pPr>
        <w:spacing w:line="240" w:lineRule="auto"/>
        <w:jc w:val="left"/>
        <w:rPr>
          <w:lang w:val="en-US"/>
        </w:rPr>
      </w:pPr>
      <w:r w:rsidRPr="00B40D44">
        <w:rPr>
          <w:lang w:val="en-US"/>
        </w:rPr>
        <w:t xml:space="preserve">IZOURANE, F. et al. Smart campus based on AI and IoT in the era of Industry 5.0: challenges and opportunities. In: CHAKIR, A.; BANSAL, R.; AZZOUAZI, M. (eds.). </w:t>
      </w:r>
      <w:r w:rsidRPr="00B40D44">
        <w:rPr>
          <w:b/>
          <w:bCs/>
          <w:lang w:val="en-US"/>
        </w:rPr>
        <w:t>Industry 5.0 and Emerging Technologies</w:t>
      </w:r>
      <w:r w:rsidRPr="00B40D44">
        <w:rPr>
          <w:lang w:val="en-US"/>
        </w:rPr>
        <w:t>. Studies in Systems, Decision and Control, vol. 565. Springer, Cham, 2024. Disponível em: https://doi.org/10.1007/978-3-031-70996-8_3.</w:t>
      </w:r>
      <w:r w:rsidR="00B859B1" w:rsidRPr="00B40D44">
        <w:rPr>
          <w:lang w:val="en-US"/>
        </w:rPr>
        <w:t xml:space="preserve"> Acesso em: 2 maio 2026.</w:t>
      </w:r>
    </w:p>
    <w:p w14:paraId="0A87CFAE" w14:textId="5CC4210E" w:rsidR="002476D8" w:rsidRPr="00B40D44" w:rsidRDefault="002476D8" w:rsidP="00755136">
      <w:pPr>
        <w:spacing w:line="240" w:lineRule="auto"/>
        <w:jc w:val="left"/>
        <w:rPr>
          <w:lang w:val="en-US"/>
        </w:rPr>
      </w:pPr>
    </w:p>
    <w:p w14:paraId="6AB9B3B0" w14:textId="77777777" w:rsidR="00B67593" w:rsidRDefault="00B67593" w:rsidP="00B67593">
      <w:pPr>
        <w:spacing w:line="240" w:lineRule="auto"/>
        <w:jc w:val="left"/>
      </w:pPr>
      <w:r w:rsidRPr="00B40D44">
        <w:rPr>
          <w:lang w:val="en-US"/>
        </w:rPr>
        <w:t xml:space="preserve">LEWIS, P. et al. Retrieval-augmented generation for knowledge-intensive NLP tasks. In: </w:t>
      </w:r>
      <w:r w:rsidRPr="00B40D44">
        <w:rPr>
          <w:b/>
          <w:bCs/>
          <w:lang w:val="en-US"/>
        </w:rPr>
        <w:t>Advances in Neural Information Processing Systems</w:t>
      </w:r>
      <w:r w:rsidRPr="00B40D44">
        <w:rPr>
          <w:lang w:val="en-US"/>
        </w:rPr>
        <w:t xml:space="preserve">, v. 33, p. 9459-9474, 2020. Disponível em: https://arxiv.org/abs/2005.11401. </w:t>
      </w:r>
      <w:r w:rsidRPr="00011A79">
        <w:t>Acesso em: 3 maio 2026</w:t>
      </w:r>
      <w:r>
        <w:t>.</w:t>
      </w:r>
    </w:p>
    <w:p w14:paraId="712F5335" w14:textId="77777777" w:rsidR="00B67593" w:rsidRDefault="00B67593" w:rsidP="00B67593">
      <w:pPr>
        <w:spacing w:line="240" w:lineRule="auto"/>
        <w:jc w:val="left"/>
      </w:pPr>
    </w:p>
    <w:p w14:paraId="3DB7F11A" w14:textId="2B21E203" w:rsidR="005237E5" w:rsidRDefault="00B529D5" w:rsidP="00B529D5">
      <w:pPr>
        <w:spacing w:line="240" w:lineRule="auto"/>
        <w:jc w:val="left"/>
      </w:pPr>
      <w:r>
        <w:t xml:space="preserve">META LLAMA. </w:t>
      </w:r>
      <w:r w:rsidR="00160B40" w:rsidRPr="00160B40">
        <w:rPr>
          <w:b/>
          <w:bCs/>
        </w:rPr>
        <w:t>[</w:t>
      </w:r>
      <w:r w:rsidR="00160B40">
        <w:rPr>
          <w:b/>
          <w:bCs/>
        </w:rPr>
        <w:t>Model card</w:t>
      </w:r>
      <w:r w:rsidR="00160B40" w:rsidRPr="00160B40">
        <w:rPr>
          <w:b/>
          <w:bCs/>
        </w:rPr>
        <w:t xml:space="preserve"> do Llama 3.2]</w:t>
      </w:r>
      <w:r>
        <w:t xml:space="preserve">. </w:t>
      </w:r>
      <w:r w:rsidR="006F7900">
        <w:t xml:space="preserve">GitHub, </w:t>
      </w:r>
      <w:r>
        <w:t xml:space="preserve">2024. Disponível em: https://github.com/meta-llama/llama-models/blob/0e0b8c519242d5833d8c11bffc1232b77ad7f301/models/llama3_2/MODEL_CARD.md. Acesso em: </w:t>
      </w:r>
      <w:r w:rsidR="00603598">
        <w:t>16</w:t>
      </w:r>
      <w:r>
        <w:t xml:space="preserve"> maio 2026.</w:t>
      </w:r>
    </w:p>
    <w:p w14:paraId="6649B867" w14:textId="77777777" w:rsidR="00B529D5" w:rsidRDefault="00B529D5" w:rsidP="00B529D5">
      <w:pPr>
        <w:spacing w:line="240" w:lineRule="auto"/>
        <w:jc w:val="left"/>
      </w:pPr>
    </w:p>
    <w:p w14:paraId="6B34FC23" w14:textId="7360A203" w:rsidR="00B67593" w:rsidRDefault="009975E8" w:rsidP="00755136">
      <w:pPr>
        <w:spacing w:line="240" w:lineRule="auto"/>
        <w:jc w:val="left"/>
      </w:pPr>
      <w:r w:rsidRPr="00B40D44">
        <w:rPr>
          <w:lang w:val="en-US"/>
        </w:rPr>
        <w:t xml:space="preserve">MODEL CONTEXT PROTOCOL. </w:t>
      </w:r>
      <w:r w:rsidR="00B529D5" w:rsidRPr="00B40D44">
        <w:rPr>
          <w:b/>
          <w:bCs/>
          <w:lang w:val="en-US"/>
        </w:rPr>
        <w:t>What is the Model Context Protocol (MCP)?</w:t>
      </w:r>
      <w:r w:rsidR="00C21DE7" w:rsidRPr="00B40D44">
        <w:rPr>
          <w:lang w:val="en-US"/>
        </w:rPr>
        <w:t xml:space="preserve"> </w:t>
      </w:r>
      <w:r w:rsidR="009B078B" w:rsidRPr="00B40D44">
        <w:rPr>
          <w:lang w:val="en-US"/>
        </w:rPr>
        <w:t xml:space="preserve">2026. </w:t>
      </w:r>
      <w:r w:rsidRPr="009975E8">
        <w:t xml:space="preserve">Disponível em: </w:t>
      </w:r>
      <w:r w:rsidR="00B529D5" w:rsidRPr="00B529D5">
        <w:t>https://modelcontextprotocol.io/docs/getting-started/intro</w:t>
      </w:r>
      <w:r w:rsidRPr="009975E8">
        <w:t xml:space="preserve">. Acesso em: </w:t>
      </w:r>
      <w:r w:rsidR="00603598">
        <w:t>16</w:t>
      </w:r>
      <w:r w:rsidRPr="009975E8">
        <w:t xml:space="preserve"> maio 2026.</w:t>
      </w:r>
    </w:p>
    <w:p w14:paraId="38D9F6E9" w14:textId="77777777" w:rsidR="009975E8" w:rsidRDefault="009975E8" w:rsidP="00755136">
      <w:pPr>
        <w:spacing w:line="240" w:lineRule="auto"/>
        <w:jc w:val="left"/>
      </w:pPr>
    </w:p>
    <w:p w14:paraId="10F104B0" w14:textId="1A379EF9" w:rsidR="00B67593" w:rsidRPr="00503AE4" w:rsidRDefault="00B67593" w:rsidP="00B67593">
      <w:pPr>
        <w:spacing w:line="240" w:lineRule="auto"/>
        <w:jc w:val="left"/>
        <w:rPr>
          <w:lang w:val="it-IT"/>
        </w:rPr>
      </w:pPr>
      <w:r w:rsidRPr="006D641E">
        <w:t xml:space="preserve">OLLAMA. </w:t>
      </w:r>
      <w:r w:rsidR="00C53E95" w:rsidRPr="00C53E95">
        <w:rPr>
          <w:b/>
          <w:bCs/>
        </w:rPr>
        <w:t>Tool calling</w:t>
      </w:r>
      <w:r w:rsidRPr="006D641E">
        <w:t>.</w:t>
      </w:r>
      <w:r w:rsidR="009B078B">
        <w:t xml:space="preserve"> 2025.</w:t>
      </w:r>
      <w:r w:rsidRPr="006D641E">
        <w:t xml:space="preserve"> Disponível em:</w:t>
      </w:r>
      <w:r w:rsidR="00C53E95">
        <w:t xml:space="preserve"> </w:t>
      </w:r>
      <w:r w:rsidR="00C53E95" w:rsidRPr="00C53E95">
        <w:t>https://docs.ollama.com/capabilities/tool-calling</w:t>
      </w:r>
      <w:r w:rsidRPr="006D641E">
        <w:t xml:space="preserve">. </w:t>
      </w:r>
      <w:r w:rsidRPr="00503AE4">
        <w:rPr>
          <w:lang w:val="it-IT"/>
        </w:rPr>
        <w:t xml:space="preserve">Acesso em: </w:t>
      </w:r>
      <w:r w:rsidR="00603598" w:rsidRPr="00503AE4">
        <w:rPr>
          <w:lang w:val="it-IT"/>
        </w:rPr>
        <w:t>16</w:t>
      </w:r>
      <w:r w:rsidRPr="00503AE4">
        <w:rPr>
          <w:lang w:val="it-IT"/>
        </w:rPr>
        <w:t xml:space="preserve"> maio 2026.</w:t>
      </w:r>
    </w:p>
    <w:p w14:paraId="40ADCB2F" w14:textId="6658948D" w:rsidR="001E795E" w:rsidRPr="00503AE4" w:rsidRDefault="001E795E" w:rsidP="00B67593">
      <w:pPr>
        <w:spacing w:line="240" w:lineRule="auto"/>
        <w:jc w:val="left"/>
        <w:rPr>
          <w:lang w:val="it-IT"/>
        </w:rPr>
      </w:pPr>
    </w:p>
    <w:p w14:paraId="6F47D430" w14:textId="2990E0C1" w:rsidR="001E795E" w:rsidRPr="00B40D44" w:rsidRDefault="001E795E" w:rsidP="00B67593">
      <w:pPr>
        <w:spacing w:line="240" w:lineRule="auto"/>
        <w:jc w:val="left"/>
        <w:rPr>
          <w:lang w:val="en-US"/>
        </w:rPr>
      </w:pPr>
      <w:r w:rsidRPr="00503AE4">
        <w:rPr>
          <w:lang w:val="it-IT"/>
        </w:rPr>
        <w:t xml:space="preserve">RADFORD, A. et al. </w:t>
      </w:r>
      <w:r w:rsidRPr="00B40D44">
        <w:rPr>
          <w:lang w:val="en-US"/>
        </w:rPr>
        <w:t xml:space="preserve">Robust speech recognition via large-scale weak supervision. In: </w:t>
      </w:r>
      <w:r w:rsidRPr="00B40D44">
        <w:rPr>
          <w:b/>
          <w:bCs/>
          <w:lang w:val="en-US"/>
        </w:rPr>
        <w:t>International Conference on Machine Learning</w:t>
      </w:r>
      <w:r w:rsidRPr="00B40D44">
        <w:rPr>
          <w:lang w:val="en-US"/>
        </w:rPr>
        <w:t>, p. 28492-28518, 2023. Disponível em: https://proceedings.mlr.press/v202/radford23a.html. Acesso em: 3 maio 2026.</w:t>
      </w:r>
    </w:p>
    <w:p w14:paraId="02E11BB8" w14:textId="77777777" w:rsidR="00B67593" w:rsidRPr="00B40D44" w:rsidRDefault="00B67593" w:rsidP="00755136">
      <w:pPr>
        <w:spacing w:line="240" w:lineRule="auto"/>
        <w:jc w:val="left"/>
        <w:rPr>
          <w:lang w:val="en-US"/>
        </w:rPr>
      </w:pPr>
    </w:p>
    <w:p w14:paraId="1F6967D8" w14:textId="7D8BE104" w:rsidR="006D641E" w:rsidRDefault="006D641E" w:rsidP="006D641E">
      <w:pPr>
        <w:spacing w:line="240" w:lineRule="auto"/>
        <w:jc w:val="left"/>
      </w:pPr>
      <w:r w:rsidRPr="00B40D44">
        <w:rPr>
          <w:lang w:val="en-US"/>
        </w:rPr>
        <w:t xml:space="preserve">VASWANI, A. et al. Attention is all you need. In: </w:t>
      </w:r>
      <w:r w:rsidRPr="00B40D44">
        <w:rPr>
          <w:b/>
          <w:bCs/>
          <w:lang w:val="en-US"/>
        </w:rPr>
        <w:t>Advances in Neural Information Processing Systems</w:t>
      </w:r>
      <w:r w:rsidRPr="00B40D44">
        <w:rPr>
          <w:lang w:val="en-US"/>
        </w:rPr>
        <w:t xml:space="preserve">, v. 30, p. 5998-6008, 2017. </w:t>
      </w:r>
      <w:r>
        <w:t>Disponível em: https://arxiv.org/abs/1706.03762.</w:t>
      </w:r>
      <w:r w:rsidR="00656DED">
        <w:t xml:space="preserve"> </w:t>
      </w:r>
      <w:r w:rsidR="00656DED" w:rsidRPr="00656DED">
        <w:t xml:space="preserve">Acesso em: </w:t>
      </w:r>
      <w:r w:rsidR="00656DED">
        <w:t>3</w:t>
      </w:r>
      <w:r w:rsidR="00656DED" w:rsidRPr="00656DED">
        <w:t xml:space="preserve"> maio 2026</w:t>
      </w:r>
      <w:r w:rsidR="00885336">
        <w:t>.</w:t>
      </w:r>
    </w:p>
    <w:p w14:paraId="6E3AFBE6" w14:textId="70736CF1" w:rsidR="006D641E" w:rsidRDefault="006D641E" w:rsidP="006D641E">
      <w:pPr>
        <w:spacing w:line="240" w:lineRule="auto"/>
        <w:jc w:val="left"/>
      </w:pPr>
    </w:p>
    <w:p w14:paraId="14B51F74" w14:textId="3FB5CFF5" w:rsidR="00974CBE" w:rsidRDefault="00561E43" w:rsidP="007A711D">
      <w:pPr>
        <w:spacing w:line="240" w:lineRule="auto"/>
        <w:jc w:val="left"/>
      </w:pPr>
      <w:r w:rsidRPr="00561E43">
        <w:lastRenderedPageBreak/>
        <w:t xml:space="preserve">WADA, A. et al. </w:t>
      </w:r>
      <w:r w:rsidRPr="00B40D44">
        <w:rPr>
          <w:lang w:val="en-US"/>
        </w:rPr>
        <w:t xml:space="preserve">Retrieval-augmented generation elevates local LLM quality in radiology contrast media consultation. </w:t>
      </w:r>
      <w:r w:rsidRPr="00B40D44">
        <w:rPr>
          <w:b/>
          <w:bCs/>
          <w:lang w:val="en-US"/>
        </w:rPr>
        <w:t>npj Digital Medicine</w:t>
      </w:r>
      <w:r w:rsidRPr="00B40D44">
        <w:rPr>
          <w:lang w:val="en-US"/>
        </w:rPr>
        <w:t xml:space="preserve">, v. 8, n. 395, 2025. </w:t>
      </w:r>
      <w:r w:rsidRPr="00561E43">
        <w:t>Disponível em: https://doi.org/10.1038/s41746-025-01802-z. Acesso em: 3 maio 2026.</w:t>
      </w:r>
    </w:p>
    <w:p w14:paraId="3CF7B276" w14:textId="05862526" w:rsidR="001C7437" w:rsidRDefault="001C7437">
      <w:pPr>
        <w:spacing w:after="160" w:line="278" w:lineRule="auto"/>
        <w:jc w:val="left"/>
      </w:pPr>
      <w:r>
        <w:br w:type="page"/>
      </w:r>
    </w:p>
    <w:p w14:paraId="064BD2D6" w14:textId="0B548270" w:rsidR="001C7437" w:rsidRDefault="001C7437" w:rsidP="001C7437">
      <w:pPr>
        <w:pStyle w:val="Ttulo1"/>
        <w:numPr>
          <w:ilvl w:val="0"/>
          <w:numId w:val="0"/>
        </w:numPr>
        <w:jc w:val="center"/>
      </w:pPr>
      <w:bookmarkStart w:id="234" w:name="_Toc230215519"/>
      <w:r>
        <w:lastRenderedPageBreak/>
        <w:t xml:space="preserve">APÊNDICE A </w:t>
      </w:r>
      <w:r w:rsidR="00922B7A">
        <w:t>-</w:t>
      </w:r>
      <w:r>
        <w:t xml:space="preserve"> </w:t>
      </w:r>
      <w:r w:rsidR="00922B7A">
        <w:t>DIAGRAMA DE ARQUITETURA</w:t>
      </w:r>
      <w:bookmarkEnd w:id="234"/>
    </w:p>
    <w:p w14:paraId="29346DA3" w14:textId="599D6910" w:rsidR="00922B7A" w:rsidRDefault="00922B7A" w:rsidP="00922B7A"/>
    <w:p w14:paraId="294B49A3" w14:textId="6BFF1F83" w:rsidR="0082272A" w:rsidRPr="0082272A" w:rsidRDefault="0082272A" w:rsidP="0082272A">
      <w:pPr>
        <w:pStyle w:val="Legenda"/>
        <w:keepNext/>
        <w:spacing w:after="0"/>
        <w:jc w:val="center"/>
        <w:rPr>
          <w:i w:val="0"/>
          <w:iCs w:val="0"/>
          <w:color w:val="auto"/>
          <w:sz w:val="20"/>
          <w:szCs w:val="20"/>
        </w:rPr>
      </w:pPr>
      <w:bookmarkStart w:id="235" w:name="_Hlk229847424"/>
      <w:r w:rsidRPr="0082272A">
        <w:rPr>
          <w:i w:val="0"/>
          <w:iCs w:val="0"/>
          <w:color w:val="auto"/>
          <w:sz w:val="20"/>
          <w:szCs w:val="20"/>
        </w:rPr>
        <w:t xml:space="preserve">Figura </w:t>
      </w:r>
      <w:r w:rsidRPr="0082272A">
        <w:rPr>
          <w:i w:val="0"/>
          <w:iCs w:val="0"/>
          <w:color w:val="auto"/>
          <w:sz w:val="20"/>
          <w:szCs w:val="20"/>
        </w:rPr>
        <w:fldChar w:fldCharType="begin"/>
      </w:r>
      <w:r w:rsidRPr="0082272A">
        <w:rPr>
          <w:i w:val="0"/>
          <w:iCs w:val="0"/>
          <w:color w:val="auto"/>
          <w:sz w:val="20"/>
          <w:szCs w:val="20"/>
        </w:rPr>
        <w:instrText xml:space="preserve"> SEQ Figura \* ARABIC </w:instrText>
      </w:r>
      <w:r w:rsidRPr="0082272A">
        <w:rPr>
          <w:i w:val="0"/>
          <w:iCs w:val="0"/>
          <w:color w:val="auto"/>
          <w:sz w:val="20"/>
          <w:szCs w:val="20"/>
        </w:rPr>
        <w:fldChar w:fldCharType="separate"/>
      </w:r>
      <w:r w:rsidR="00C523A9">
        <w:rPr>
          <w:i w:val="0"/>
          <w:iCs w:val="0"/>
          <w:noProof/>
          <w:color w:val="auto"/>
          <w:sz w:val="20"/>
          <w:szCs w:val="20"/>
        </w:rPr>
        <w:t>1</w:t>
      </w:r>
      <w:r w:rsidRPr="0082272A">
        <w:rPr>
          <w:i w:val="0"/>
          <w:iCs w:val="0"/>
          <w:color w:val="auto"/>
          <w:sz w:val="20"/>
          <w:szCs w:val="20"/>
        </w:rPr>
        <w:fldChar w:fldCharType="end"/>
      </w:r>
      <w:r w:rsidRPr="0082272A">
        <w:rPr>
          <w:i w:val="0"/>
          <w:iCs w:val="0"/>
          <w:color w:val="auto"/>
          <w:sz w:val="20"/>
          <w:szCs w:val="20"/>
        </w:rPr>
        <w:t xml:space="preserve"> - Diagrama de arquitetura do sistema</w:t>
      </w:r>
    </w:p>
    <w:p w14:paraId="69D01B71" w14:textId="1B10A9D1" w:rsidR="00AE7B10" w:rsidRPr="00AE7B10" w:rsidRDefault="00DA668F" w:rsidP="0082272A">
      <w:pPr>
        <w:spacing w:line="240" w:lineRule="auto"/>
        <w:jc w:val="center"/>
        <w:rPr>
          <w:sz w:val="20"/>
          <w:szCs w:val="20"/>
        </w:rPr>
      </w:pPr>
      <w:r>
        <w:rPr>
          <w:noProof/>
          <w:sz w:val="20"/>
          <w:szCs w:val="20"/>
        </w:rPr>
        <w:drawing>
          <wp:inline distT="0" distB="0" distL="0" distR="0" wp14:anchorId="694F7796" wp14:editId="59067235">
            <wp:extent cx="8004913" cy="38520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8004913" cy="3852000"/>
                    </a:xfrm>
                    <a:prstGeom prst="rect">
                      <a:avLst/>
                    </a:prstGeom>
                  </pic:spPr>
                </pic:pic>
              </a:graphicData>
            </a:graphic>
          </wp:inline>
        </w:drawing>
      </w:r>
    </w:p>
    <w:p w14:paraId="3EEDAD06" w14:textId="05C9D060" w:rsidR="00AE7B10" w:rsidRPr="00AE7B10" w:rsidRDefault="0082272A" w:rsidP="0082272A">
      <w:pPr>
        <w:spacing w:line="240" w:lineRule="auto"/>
        <w:jc w:val="center"/>
        <w:rPr>
          <w:sz w:val="20"/>
          <w:szCs w:val="20"/>
        </w:rPr>
      </w:pPr>
      <w:r>
        <w:rPr>
          <w:sz w:val="20"/>
          <w:szCs w:val="20"/>
        </w:rPr>
        <w:t>Fonte: elaborado pelos autores (2026).</w:t>
      </w:r>
    </w:p>
    <w:p w14:paraId="48C3E0D5" w14:textId="716EAA9F" w:rsidR="00922B7A" w:rsidRDefault="00922B7A" w:rsidP="00922B7A">
      <w:pPr>
        <w:pStyle w:val="Ttulo1"/>
        <w:numPr>
          <w:ilvl w:val="0"/>
          <w:numId w:val="0"/>
        </w:numPr>
        <w:jc w:val="center"/>
      </w:pPr>
      <w:bookmarkStart w:id="236" w:name="_Toc230215520"/>
      <w:bookmarkEnd w:id="235"/>
      <w:r>
        <w:lastRenderedPageBreak/>
        <w:t xml:space="preserve">APÊNDICE B - </w:t>
      </w:r>
      <w:commentRangeStart w:id="237"/>
      <w:r>
        <w:t>REQUISITOS FUNCIONAIS</w:t>
      </w:r>
      <w:bookmarkEnd w:id="236"/>
      <w:commentRangeEnd w:id="237"/>
      <w:r w:rsidR="00861C66">
        <w:rPr>
          <w:rStyle w:val="Refdecomentrio"/>
          <w:sz w:val="24"/>
          <w:szCs w:val="24"/>
        </w:rPr>
        <w:commentReference w:id="237"/>
      </w:r>
    </w:p>
    <w:p w14:paraId="58FB5311" w14:textId="2AB0942F" w:rsidR="00922B7A" w:rsidRDefault="00922B7A" w:rsidP="00922B7A"/>
    <w:p w14:paraId="12FED414" w14:textId="59FD2154" w:rsidR="0082272A" w:rsidRPr="00AB629E" w:rsidRDefault="0082272A" w:rsidP="00AB629E">
      <w:pPr>
        <w:pStyle w:val="Legenda"/>
        <w:keepNext/>
        <w:spacing w:after="0"/>
        <w:jc w:val="center"/>
        <w:rPr>
          <w:i w:val="0"/>
          <w:iCs w:val="0"/>
          <w:color w:val="auto"/>
          <w:sz w:val="20"/>
          <w:szCs w:val="20"/>
        </w:rPr>
      </w:pPr>
      <w:r w:rsidRPr="00AB629E">
        <w:rPr>
          <w:i w:val="0"/>
          <w:iCs w:val="0"/>
          <w:color w:val="auto"/>
          <w:sz w:val="20"/>
          <w:szCs w:val="20"/>
        </w:rPr>
        <w:t xml:space="preserve">Quadro </w:t>
      </w:r>
      <w:r w:rsidRPr="00AB629E">
        <w:rPr>
          <w:i w:val="0"/>
          <w:iCs w:val="0"/>
          <w:color w:val="auto"/>
          <w:sz w:val="20"/>
          <w:szCs w:val="20"/>
        </w:rPr>
        <w:fldChar w:fldCharType="begin"/>
      </w:r>
      <w:r w:rsidRPr="00AB629E">
        <w:rPr>
          <w:i w:val="0"/>
          <w:iCs w:val="0"/>
          <w:color w:val="auto"/>
          <w:sz w:val="20"/>
          <w:szCs w:val="20"/>
        </w:rPr>
        <w:instrText xml:space="preserve"> SEQ Quadro \* ARABIC </w:instrText>
      </w:r>
      <w:r w:rsidRPr="00AB629E">
        <w:rPr>
          <w:i w:val="0"/>
          <w:iCs w:val="0"/>
          <w:color w:val="auto"/>
          <w:sz w:val="20"/>
          <w:szCs w:val="20"/>
        </w:rPr>
        <w:fldChar w:fldCharType="separate"/>
      </w:r>
      <w:r w:rsidR="00C523A9">
        <w:rPr>
          <w:i w:val="0"/>
          <w:iCs w:val="0"/>
          <w:noProof/>
          <w:color w:val="auto"/>
          <w:sz w:val="20"/>
          <w:szCs w:val="20"/>
        </w:rPr>
        <w:t>1</w:t>
      </w:r>
      <w:r w:rsidRPr="00AB629E">
        <w:rPr>
          <w:i w:val="0"/>
          <w:iCs w:val="0"/>
          <w:color w:val="auto"/>
          <w:sz w:val="20"/>
          <w:szCs w:val="20"/>
        </w:rPr>
        <w:fldChar w:fldCharType="end"/>
      </w:r>
      <w:r w:rsidRPr="00AB629E">
        <w:rPr>
          <w:i w:val="0"/>
          <w:iCs w:val="0"/>
          <w:color w:val="auto"/>
          <w:sz w:val="20"/>
          <w:szCs w:val="20"/>
        </w:rPr>
        <w:t xml:space="preserve"> - </w:t>
      </w:r>
      <w:r w:rsidR="00C31DC3" w:rsidRPr="00AB629E">
        <w:rPr>
          <w:i w:val="0"/>
          <w:iCs w:val="0"/>
          <w:color w:val="auto"/>
          <w:sz w:val="20"/>
          <w:szCs w:val="20"/>
        </w:rPr>
        <w:t>Requisitos funcionais de autenticação e autorização</w:t>
      </w:r>
    </w:p>
    <w:tbl>
      <w:tblPr>
        <w:tblStyle w:val="Tabelacomgrade"/>
        <w:tblW w:w="9072" w:type="dxa"/>
        <w:tblLook w:val="04A0" w:firstRow="1" w:lastRow="0" w:firstColumn="1" w:lastColumn="0" w:noHBand="0" w:noVBand="1"/>
      </w:tblPr>
      <w:tblGrid>
        <w:gridCol w:w="850"/>
        <w:gridCol w:w="1305"/>
        <w:gridCol w:w="5443"/>
        <w:gridCol w:w="1474"/>
      </w:tblGrid>
      <w:tr w:rsidR="00C31DC3" w:rsidRPr="00AB629E" w14:paraId="51061700" w14:textId="77777777" w:rsidTr="00C31DC3">
        <w:tc>
          <w:tcPr>
            <w:tcW w:w="850" w:type="dxa"/>
          </w:tcPr>
          <w:p w14:paraId="187C6CA2"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ID</w:t>
            </w:r>
          </w:p>
        </w:tc>
        <w:tc>
          <w:tcPr>
            <w:tcW w:w="1305" w:type="dxa"/>
          </w:tcPr>
          <w:p w14:paraId="78603AAC"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Prioridade</w:t>
            </w:r>
          </w:p>
        </w:tc>
        <w:tc>
          <w:tcPr>
            <w:tcW w:w="5443" w:type="dxa"/>
          </w:tcPr>
          <w:p w14:paraId="1EB7BEB0"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Descrição</w:t>
            </w:r>
          </w:p>
        </w:tc>
        <w:tc>
          <w:tcPr>
            <w:tcW w:w="1474" w:type="dxa"/>
          </w:tcPr>
          <w:p w14:paraId="0A1B367D"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Ator</w:t>
            </w:r>
          </w:p>
        </w:tc>
      </w:tr>
      <w:tr w:rsidR="00C31DC3" w:rsidRPr="00AB629E" w14:paraId="64A3DF86" w14:textId="77777777" w:rsidTr="00C31DC3">
        <w:tc>
          <w:tcPr>
            <w:tcW w:w="850" w:type="dxa"/>
          </w:tcPr>
          <w:p w14:paraId="71AD40AD" w14:textId="57EF0DDB"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RF01</w:t>
            </w:r>
          </w:p>
        </w:tc>
        <w:tc>
          <w:tcPr>
            <w:tcW w:w="1305" w:type="dxa"/>
          </w:tcPr>
          <w:p w14:paraId="1E971959"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25B41F69" w14:textId="77777777" w:rsidR="00C31DC3" w:rsidRPr="00AB629E" w:rsidRDefault="00C31DC3" w:rsidP="00AB629E">
            <w:pPr>
              <w:spacing w:line="240" w:lineRule="auto"/>
              <w:jc w:val="left"/>
              <w:rPr>
                <w:rFonts w:eastAsia="Arial"/>
                <w:kern w:val="0"/>
                <w:sz w:val="20"/>
                <w:szCs w:val="20"/>
                <w:lang w:eastAsia="pt-BR"/>
                <w14:ligatures w14:val="none"/>
              </w:rPr>
            </w:pPr>
            <w:commentRangeStart w:id="238"/>
            <w:r w:rsidRPr="00AB629E">
              <w:rPr>
                <w:rFonts w:eastAsia="Arial"/>
                <w:kern w:val="0"/>
                <w:sz w:val="20"/>
                <w:szCs w:val="20"/>
                <w:lang w:eastAsia="pt-BR"/>
                <w14:ligatures w14:val="none"/>
              </w:rPr>
              <w:t>O sistema deve autenticar usuários via email institucional e senha, emitindo um JWT válido acompanhado de refresh token.</w:t>
            </w:r>
            <w:commentRangeEnd w:id="238"/>
            <w:r w:rsidR="00E95808" w:rsidRPr="00AB629E">
              <w:rPr>
                <w:rStyle w:val="Refdecomentrio"/>
                <w:rFonts w:eastAsia="Arial"/>
                <w:kern w:val="0"/>
                <w:sz w:val="20"/>
                <w:szCs w:val="20"/>
                <w:lang w:eastAsia="pt-BR"/>
                <w14:ligatures w14:val="none"/>
              </w:rPr>
              <w:commentReference w:id="238"/>
            </w:r>
          </w:p>
        </w:tc>
        <w:tc>
          <w:tcPr>
            <w:tcW w:w="1474" w:type="dxa"/>
          </w:tcPr>
          <w:p w14:paraId="0A25BBD7"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Todos</w:t>
            </w:r>
          </w:p>
        </w:tc>
      </w:tr>
      <w:tr w:rsidR="00C31DC3" w:rsidRPr="00AB629E" w14:paraId="5C7C66A9" w14:textId="77777777" w:rsidTr="00C31DC3">
        <w:tc>
          <w:tcPr>
            <w:tcW w:w="850" w:type="dxa"/>
          </w:tcPr>
          <w:p w14:paraId="7DC30F43" w14:textId="7B907809"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RF02</w:t>
            </w:r>
          </w:p>
        </w:tc>
        <w:tc>
          <w:tcPr>
            <w:tcW w:w="1305" w:type="dxa"/>
          </w:tcPr>
          <w:p w14:paraId="3F2D79A5"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4EA095F8"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O sistema deve implementar o padrão Lazy Login: salvar o estado da intenção original (ex.: payload do chat) antes de redirecionar ao login, e restaurá-lo após autenticação bem-sucedida.</w:t>
            </w:r>
          </w:p>
        </w:tc>
        <w:tc>
          <w:tcPr>
            <w:tcW w:w="1474" w:type="dxa"/>
          </w:tcPr>
          <w:p w14:paraId="01A61B92"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Todos</w:t>
            </w:r>
          </w:p>
        </w:tc>
      </w:tr>
      <w:tr w:rsidR="00C31DC3" w:rsidRPr="00AB629E" w14:paraId="56B3EF4D" w14:textId="77777777" w:rsidTr="00C31DC3">
        <w:tc>
          <w:tcPr>
            <w:tcW w:w="850" w:type="dxa"/>
          </w:tcPr>
          <w:p w14:paraId="2B7B4B32" w14:textId="43F95311"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RF03</w:t>
            </w:r>
          </w:p>
        </w:tc>
        <w:tc>
          <w:tcPr>
            <w:tcW w:w="1305" w:type="dxa"/>
          </w:tcPr>
          <w:p w14:paraId="34008E63"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146341E9" w14:textId="77777777" w:rsidR="00C31DC3" w:rsidRPr="00AB629E" w:rsidRDefault="00C31DC3" w:rsidP="00AB629E">
            <w:pPr>
              <w:spacing w:line="240" w:lineRule="auto"/>
              <w:jc w:val="left"/>
              <w:rPr>
                <w:rFonts w:eastAsia="Arial"/>
                <w:kern w:val="0"/>
                <w:sz w:val="20"/>
                <w:szCs w:val="20"/>
                <w:lang w:eastAsia="pt-BR"/>
                <w14:ligatures w14:val="none"/>
              </w:rPr>
            </w:pPr>
            <w:commentRangeStart w:id="239"/>
            <w:r w:rsidRPr="00AB629E">
              <w:rPr>
                <w:rFonts w:eastAsia="Arial"/>
                <w:kern w:val="0"/>
                <w:sz w:val="20"/>
                <w:szCs w:val="20"/>
                <w:lang w:eastAsia="pt-BR"/>
                <w14:ligatures w14:val="none"/>
              </w:rPr>
              <w:t>O sistema deve aplicar RBAC restringindo funcionalidades conforme o papel (Aluno, Professor, Admin).</w:t>
            </w:r>
            <w:commentRangeEnd w:id="239"/>
            <w:r w:rsidR="00A6218F" w:rsidRPr="00AB629E">
              <w:rPr>
                <w:rStyle w:val="Refdecomentrio"/>
                <w:rFonts w:eastAsia="Arial"/>
                <w:kern w:val="0"/>
                <w:sz w:val="20"/>
                <w:szCs w:val="20"/>
                <w:lang w:eastAsia="pt-BR"/>
                <w14:ligatures w14:val="none"/>
              </w:rPr>
              <w:commentReference w:id="239"/>
            </w:r>
          </w:p>
        </w:tc>
        <w:tc>
          <w:tcPr>
            <w:tcW w:w="1474" w:type="dxa"/>
          </w:tcPr>
          <w:p w14:paraId="3EE4483C"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Todos</w:t>
            </w:r>
          </w:p>
        </w:tc>
      </w:tr>
      <w:tr w:rsidR="00C31DC3" w:rsidRPr="00AB629E" w14:paraId="4E70594D" w14:textId="77777777" w:rsidTr="00C31DC3">
        <w:tc>
          <w:tcPr>
            <w:tcW w:w="850" w:type="dxa"/>
          </w:tcPr>
          <w:p w14:paraId="4FF03E14" w14:textId="194547EF"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RF04</w:t>
            </w:r>
          </w:p>
        </w:tc>
        <w:tc>
          <w:tcPr>
            <w:tcW w:w="1305" w:type="dxa"/>
          </w:tcPr>
          <w:p w14:paraId="4E8A6EB0"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2FC54595" w14:textId="77777777" w:rsidR="00C31DC3" w:rsidRPr="00AB629E" w:rsidRDefault="00C31DC3" w:rsidP="00AB629E">
            <w:pPr>
              <w:spacing w:line="240" w:lineRule="auto"/>
              <w:jc w:val="left"/>
              <w:rPr>
                <w:rFonts w:eastAsia="Arial"/>
                <w:kern w:val="0"/>
                <w:sz w:val="20"/>
                <w:szCs w:val="20"/>
                <w:lang w:eastAsia="pt-BR"/>
                <w14:ligatures w14:val="none"/>
              </w:rPr>
            </w:pPr>
            <w:commentRangeStart w:id="240"/>
            <w:r w:rsidRPr="00AB629E">
              <w:rPr>
                <w:rFonts w:eastAsia="Arial"/>
                <w:kern w:val="0"/>
                <w:sz w:val="20"/>
                <w:szCs w:val="20"/>
                <w:lang w:eastAsia="pt-BR"/>
                <w14:ligatures w14:val="none"/>
              </w:rPr>
              <w:t>O sistema deve permitir logout com revogação do refresh token.</w:t>
            </w:r>
            <w:commentRangeEnd w:id="240"/>
            <w:r w:rsidR="00CF1451" w:rsidRPr="00AB629E">
              <w:rPr>
                <w:rStyle w:val="Refdecomentrio"/>
                <w:rFonts w:eastAsia="Arial"/>
                <w:kern w:val="0"/>
                <w:sz w:val="20"/>
                <w:szCs w:val="20"/>
                <w:lang w:eastAsia="pt-BR"/>
                <w14:ligatures w14:val="none"/>
              </w:rPr>
              <w:commentReference w:id="240"/>
            </w:r>
          </w:p>
        </w:tc>
        <w:tc>
          <w:tcPr>
            <w:tcW w:w="1474" w:type="dxa"/>
          </w:tcPr>
          <w:p w14:paraId="3E0B3155"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Usuários autenticados</w:t>
            </w:r>
          </w:p>
        </w:tc>
      </w:tr>
      <w:tr w:rsidR="00C31DC3" w:rsidRPr="00AB629E" w14:paraId="342D125B" w14:textId="77777777" w:rsidTr="00C31DC3">
        <w:tc>
          <w:tcPr>
            <w:tcW w:w="850" w:type="dxa"/>
          </w:tcPr>
          <w:p w14:paraId="471ECD7E" w14:textId="111E6B51"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RF05</w:t>
            </w:r>
          </w:p>
        </w:tc>
        <w:tc>
          <w:tcPr>
            <w:tcW w:w="1305" w:type="dxa"/>
          </w:tcPr>
          <w:p w14:paraId="03BE318B"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Importante</w:t>
            </w:r>
          </w:p>
        </w:tc>
        <w:tc>
          <w:tcPr>
            <w:tcW w:w="5443" w:type="dxa"/>
          </w:tcPr>
          <w:p w14:paraId="327F6203" w14:textId="77777777" w:rsidR="00C31DC3" w:rsidRPr="00AB629E" w:rsidRDefault="00C31DC3" w:rsidP="00AB629E">
            <w:pPr>
              <w:spacing w:line="240" w:lineRule="auto"/>
              <w:jc w:val="left"/>
              <w:rPr>
                <w:rFonts w:eastAsia="Arial"/>
                <w:kern w:val="0"/>
                <w:sz w:val="20"/>
                <w:szCs w:val="20"/>
                <w:lang w:eastAsia="pt-BR"/>
                <w14:ligatures w14:val="none"/>
              </w:rPr>
            </w:pPr>
            <w:commentRangeStart w:id="241"/>
            <w:r w:rsidRPr="00AB629E">
              <w:rPr>
                <w:rFonts w:eastAsia="Arial"/>
                <w:kern w:val="0"/>
                <w:sz w:val="20"/>
                <w:szCs w:val="20"/>
                <w:lang w:eastAsia="pt-BR"/>
                <w14:ligatures w14:val="none"/>
              </w:rPr>
              <w:t>O sistema deve bloquear a conta temporariamente após 5 tentativas consecutivas de login inválidas.</w:t>
            </w:r>
            <w:commentRangeEnd w:id="241"/>
            <w:r w:rsidR="006E63AE" w:rsidRPr="00AB629E">
              <w:rPr>
                <w:rStyle w:val="Refdecomentrio"/>
                <w:rFonts w:eastAsia="Arial"/>
                <w:kern w:val="0"/>
                <w:sz w:val="20"/>
                <w:szCs w:val="20"/>
                <w:lang w:eastAsia="pt-BR"/>
                <w14:ligatures w14:val="none"/>
              </w:rPr>
              <w:commentReference w:id="241"/>
            </w:r>
          </w:p>
        </w:tc>
        <w:tc>
          <w:tcPr>
            <w:tcW w:w="1474" w:type="dxa"/>
          </w:tcPr>
          <w:p w14:paraId="5BDFCFA0"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Todos</w:t>
            </w:r>
          </w:p>
        </w:tc>
      </w:tr>
      <w:tr w:rsidR="00C31DC3" w:rsidRPr="00AB629E" w14:paraId="2BC28574" w14:textId="77777777" w:rsidTr="00C31DC3">
        <w:tc>
          <w:tcPr>
            <w:tcW w:w="850" w:type="dxa"/>
          </w:tcPr>
          <w:p w14:paraId="4025EFBF" w14:textId="2E99AF45"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RF06</w:t>
            </w:r>
          </w:p>
        </w:tc>
        <w:tc>
          <w:tcPr>
            <w:tcW w:w="1305" w:type="dxa"/>
          </w:tcPr>
          <w:p w14:paraId="0A6B3F31"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Desejável</w:t>
            </w:r>
          </w:p>
        </w:tc>
        <w:tc>
          <w:tcPr>
            <w:tcW w:w="5443" w:type="dxa"/>
          </w:tcPr>
          <w:p w14:paraId="4F63F53F" w14:textId="77777777" w:rsidR="00C31DC3" w:rsidRPr="00AB629E" w:rsidRDefault="00C31DC3" w:rsidP="00AB629E">
            <w:pPr>
              <w:spacing w:line="240" w:lineRule="auto"/>
              <w:jc w:val="left"/>
              <w:rPr>
                <w:rFonts w:eastAsia="Arial"/>
                <w:kern w:val="0"/>
                <w:sz w:val="20"/>
                <w:szCs w:val="20"/>
                <w:lang w:eastAsia="pt-BR"/>
                <w14:ligatures w14:val="none"/>
              </w:rPr>
            </w:pPr>
            <w:commentRangeStart w:id="242"/>
            <w:r w:rsidRPr="00AB629E">
              <w:rPr>
                <w:rFonts w:eastAsia="Arial"/>
                <w:kern w:val="0"/>
                <w:sz w:val="20"/>
                <w:szCs w:val="20"/>
                <w:lang w:eastAsia="pt-BR"/>
                <w14:ligatures w14:val="none"/>
              </w:rPr>
              <w:t>O sistema deve permitir autenticação via SSO institucional (SAML/OAuth) em versões futuras.</w:t>
            </w:r>
            <w:commentRangeEnd w:id="242"/>
            <w:r w:rsidR="00B734ED" w:rsidRPr="00AB629E">
              <w:rPr>
                <w:rStyle w:val="Refdecomentrio"/>
                <w:rFonts w:eastAsia="Arial"/>
                <w:kern w:val="0"/>
                <w:sz w:val="20"/>
                <w:szCs w:val="20"/>
                <w:lang w:eastAsia="pt-BR"/>
                <w14:ligatures w14:val="none"/>
              </w:rPr>
              <w:commentReference w:id="242"/>
            </w:r>
          </w:p>
        </w:tc>
        <w:tc>
          <w:tcPr>
            <w:tcW w:w="1474" w:type="dxa"/>
          </w:tcPr>
          <w:p w14:paraId="48C43F70"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Todos</w:t>
            </w:r>
          </w:p>
        </w:tc>
      </w:tr>
    </w:tbl>
    <w:p w14:paraId="21934A67" w14:textId="0C93B4DC" w:rsidR="0082272A" w:rsidRPr="00AB629E" w:rsidRDefault="0082272A" w:rsidP="00AB629E">
      <w:pPr>
        <w:spacing w:line="240" w:lineRule="auto"/>
        <w:jc w:val="center"/>
        <w:rPr>
          <w:sz w:val="20"/>
          <w:szCs w:val="20"/>
        </w:rPr>
      </w:pPr>
      <w:r w:rsidRPr="00AB629E">
        <w:rPr>
          <w:sz w:val="20"/>
          <w:szCs w:val="20"/>
        </w:rPr>
        <w:t>Fonte: elaborado pelos autores (2026).</w:t>
      </w:r>
    </w:p>
    <w:p w14:paraId="7EAEEABC" w14:textId="77777777" w:rsidR="00C31DC3" w:rsidRPr="00AB629E" w:rsidRDefault="00C31DC3" w:rsidP="001A59A0">
      <w:pPr>
        <w:rPr>
          <w:lang w:eastAsia="pt-BR"/>
        </w:rPr>
      </w:pPr>
    </w:p>
    <w:p w14:paraId="3315BB59" w14:textId="3EF16092" w:rsidR="00C31DC3" w:rsidRPr="00AB629E" w:rsidRDefault="00C31DC3" w:rsidP="00AB629E">
      <w:pPr>
        <w:pStyle w:val="Legenda"/>
        <w:keepNext/>
        <w:spacing w:after="0"/>
        <w:jc w:val="center"/>
        <w:rPr>
          <w:i w:val="0"/>
          <w:iCs w:val="0"/>
          <w:color w:val="auto"/>
          <w:sz w:val="20"/>
          <w:szCs w:val="20"/>
        </w:rPr>
      </w:pPr>
      <w:r w:rsidRPr="00AB629E">
        <w:rPr>
          <w:i w:val="0"/>
          <w:iCs w:val="0"/>
          <w:color w:val="auto"/>
          <w:sz w:val="20"/>
          <w:szCs w:val="20"/>
        </w:rPr>
        <w:t xml:space="preserve">Quadro </w:t>
      </w:r>
      <w:r w:rsidRPr="00AB629E">
        <w:rPr>
          <w:i w:val="0"/>
          <w:iCs w:val="0"/>
          <w:color w:val="auto"/>
          <w:sz w:val="20"/>
          <w:szCs w:val="20"/>
        </w:rPr>
        <w:fldChar w:fldCharType="begin"/>
      </w:r>
      <w:r w:rsidRPr="00AB629E">
        <w:rPr>
          <w:i w:val="0"/>
          <w:iCs w:val="0"/>
          <w:color w:val="auto"/>
          <w:sz w:val="20"/>
          <w:szCs w:val="20"/>
        </w:rPr>
        <w:instrText xml:space="preserve"> SEQ Quadro \* ARABIC </w:instrText>
      </w:r>
      <w:r w:rsidRPr="00AB629E">
        <w:rPr>
          <w:i w:val="0"/>
          <w:iCs w:val="0"/>
          <w:color w:val="auto"/>
          <w:sz w:val="20"/>
          <w:szCs w:val="20"/>
        </w:rPr>
        <w:fldChar w:fldCharType="separate"/>
      </w:r>
      <w:r w:rsidR="00C523A9">
        <w:rPr>
          <w:i w:val="0"/>
          <w:iCs w:val="0"/>
          <w:noProof/>
          <w:color w:val="auto"/>
          <w:sz w:val="20"/>
          <w:szCs w:val="20"/>
        </w:rPr>
        <w:t>2</w:t>
      </w:r>
      <w:r w:rsidRPr="00AB629E">
        <w:rPr>
          <w:i w:val="0"/>
          <w:iCs w:val="0"/>
          <w:color w:val="auto"/>
          <w:sz w:val="20"/>
          <w:szCs w:val="20"/>
        </w:rPr>
        <w:fldChar w:fldCharType="end"/>
      </w:r>
      <w:r w:rsidRPr="00AB629E">
        <w:rPr>
          <w:i w:val="0"/>
          <w:iCs w:val="0"/>
          <w:color w:val="auto"/>
          <w:sz w:val="20"/>
          <w:szCs w:val="20"/>
        </w:rPr>
        <w:t xml:space="preserve"> - Requisitos funcionais do perfil do usuário</w:t>
      </w:r>
    </w:p>
    <w:tbl>
      <w:tblPr>
        <w:tblStyle w:val="Tabelacomgrade"/>
        <w:tblW w:w="9071" w:type="dxa"/>
        <w:tblLook w:val="04A0" w:firstRow="1" w:lastRow="0" w:firstColumn="1" w:lastColumn="0" w:noHBand="0" w:noVBand="1"/>
      </w:tblPr>
      <w:tblGrid>
        <w:gridCol w:w="850"/>
        <w:gridCol w:w="1304"/>
        <w:gridCol w:w="5443"/>
        <w:gridCol w:w="1474"/>
      </w:tblGrid>
      <w:tr w:rsidR="00C31DC3" w:rsidRPr="00AB629E" w14:paraId="2FE11940" w14:textId="77777777" w:rsidTr="00C31DC3">
        <w:tc>
          <w:tcPr>
            <w:tcW w:w="850" w:type="dxa"/>
          </w:tcPr>
          <w:p w14:paraId="0EAC54B9"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ID</w:t>
            </w:r>
          </w:p>
        </w:tc>
        <w:tc>
          <w:tcPr>
            <w:tcW w:w="1304" w:type="dxa"/>
          </w:tcPr>
          <w:p w14:paraId="043AF183"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Prioridade</w:t>
            </w:r>
          </w:p>
        </w:tc>
        <w:tc>
          <w:tcPr>
            <w:tcW w:w="5443" w:type="dxa"/>
          </w:tcPr>
          <w:p w14:paraId="644FD9D2"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Descrição</w:t>
            </w:r>
          </w:p>
        </w:tc>
        <w:tc>
          <w:tcPr>
            <w:tcW w:w="1474" w:type="dxa"/>
          </w:tcPr>
          <w:p w14:paraId="66644612"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Ator</w:t>
            </w:r>
          </w:p>
        </w:tc>
      </w:tr>
      <w:tr w:rsidR="00C31DC3" w:rsidRPr="00AB629E" w14:paraId="3C04AA42" w14:textId="77777777" w:rsidTr="00C31DC3">
        <w:tc>
          <w:tcPr>
            <w:tcW w:w="850" w:type="dxa"/>
          </w:tcPr>
          <w:p w14:paraId="699277A0" w14:textId="03D0F133"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RF07</w:t>
            </w:r>
          </w:p>
        </w:tc>
        <w:tc>
          <w:tcPr>
            <w:tcW w:w="1304" w:type="dxa"/>
          </w:tcPr>
          <w:p w14:paraId="33042AFD"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41F1FB09" w14:textId="77777777" w:rsidR="00C31DC3" w:rsidRPr="00AB629E" w:rsidRDefault="00C31DC3" w:rsidP="00AB629E">
            <w:pPr>
              <w:spacing w:line="240" w:lineRule="auto"/>
              <w:jc w:val="left"/>
              <w:rPr>
                <w:rFonts w:eastAsia="Arial"/>
                <w:kern w:val="0"/>
                <w:sz w:val="20"/>
                <w:szCs w:val="20"/>
                <w:lang w:eastAsia="pt-BR"/>
                <w14:ligatures w14:val="none"/>
              </w:rPr>
            </w:pPr>
            <w:commentRangeStart w:id="243"/>
            <w:r w:rsidRPr="00AB629E">
              <w:rPr>
                <w:rFonts w:eastAsia="Arial"/>
                <w:kern w:val="0"/>
                <w:sz w:val="20"/>
                <w:szCs w:val="20"/>
                <w:lang w:eastAsia="pt-BR"/>
                <w14:ligatures w14:val="none"/>
              </w:rPr>
              <w:t>Ao clicar no próprio nome na Home, o usuário autenticado deve ser direcionado para o painel correspondente ao seu papel.</w:t>
            </w:r>
            <w:commentRangeEnd w:id="243"/>
            <w:r w:rsidR="007C1F24" w:rsidRPr="00AB629E">
              <w:rPr>
                <w:rStyle w:val="Refdecomentrio"/>
                <w:rFonts w:eastAsia="Arial"/>
                <w:kern w:val="0"/>
                <w:sz w:val="20"/>
                <w:szCs w:val="20"/>
                <w:lang w:eastAsia="pt-BR"/>
                <w14:ligatures w14:val="none"/>
              </w:rPr>
              <w:commentReference w:id="243"/>
            </w:r>
          </w:p>
        </w:tc>
        <w:tc>
          <w:tcPr>
            <w:tcW w:w="1474" w:type="dxa"/>
          </w:tcPr>
          <w:p w14:paraId="7B385AEA"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Usuários autenticados</w:t>
            </w:r>
          </w:p>
        </w:tc>
      </w:tr>
      <w:tr w:rsidR="00C31DC3" w:rsidRPr="00AB629E" w14:paraId="3210FCE4" w14:textId="77777777" w:rsidTr="00C31DC3">
        <w:tc>
          <w:tcPr>
            <w:tcW w:w="850" w:type="dxa"/>
          </w:tcPr>
          <w:p w14:paraId="1A048B82" w14:textId="49CECD2E"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RF08</w:t>
            </w:r>
          </w:p>
        </w:tc>
        <w:tc>
          <w:tcPr>
            <w:tcW w:w="1304" w:type="dxa"/>
          </w:tcPr>
          <w:p w14:paraId="3B68B26C"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3A91BBEA" w14:textId="77777777" w:rsidR="00C31DC3" w:rsidRPr="00AB629E" w:rsidRDefault="00C31DC3" w:rsidP="00AB629E">
            <w:pPr>
              <w:spacing w:line="240" w:lineRule="auto"/>
              <w:jc w:val="left"/>
              <w:rPr>
                <w:rFonts w:eastAsia="Arial"/>
                <w:kern w:val="0"/>
                <w:sz w:val="20"/>
                <w:szCs w:val="20"/>
                <w:lang w:eastAsia="pt-BR"/>
                <w14:ligatures w14:val="none"/>
              </w:rPr>
            </w:pPr>
            <w:commentRangeStart w:id="244"/>
            <w:r w:rsidRPr="00AB629E">
              <w:rPr>
                <w:rFonts w:eastAsia="Arial"/>
                <w:kern w:val="0"/>
                <w:sz w:val="20"/>
                <w:szCs w:val="20"/>
                <w:lang w:eastAsia="pt-BR"/>
                <w14:ligatures w14:val="none"/>
              </w:rPr>
              <w:t>O sistema deve permitir ao usuário visualizar e editar seus dados pessoais (nome, email de contato, senha).</w:t>
            </w:r>
            <w:commentRangeEnd w:id="244"/>
            <w:r w:rsidR="00ED2747" w:rsidRPr="00AB629E">
              <w:rPr>
                <w:rStyle w:val="Refdecomentrio"/>
                <w:rFonts w:eastAsia="Arial"/>
                <w:kern w:val="0"/>
                <w:sz w:val="20"/>
                <w:szCs w:val="20"/>
                <w:lang w:eastAsia="pt-BR"/>
                <w14:ligatures w14:val="none"/>
              </w:rPr>
              <w:commentReference w:id="244"/>
            </w:r>
          </w:p>
        </w:tc>
        <w:tc>
          <w:tcPr>
            <w:tcW w:w="1474" w:type="dxa"/>
          </w:tcPr>
          <w:p w14:paraId="03E2E251"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Usuários autenticados</w:t>
            </w:r>
          </w:p>
        </w:tc>
      </w:tr>
      <w:tr w:rsidR="00C31DC3" w:rsidRPr="00AB629E" w14:paraId="4BE06FF7" w14:textId="77777777" w:rsidTr="00C31DC3">
        <w:tc>
          <w:tcPr>
            <w:tcW w:w="850" w:type="dxa"/>
          </w:tcPr>
          <w:p w14:paraId="50C28AE6" w14:textId="3967B752"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RF09</w:t>
            </w:r>
          </w:p>
        </w:tc>
        <w:tc>
          <w:tcPr>
            <w:tcW w:w="1304" w:type="dxa"/>
          </w:tcPr>
          <w:p w14:paraId="52576BC0"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Importante</w:t>
            </w:r>
          </w:p>
        </w:tc>
        <w:tc>
          <w:tcPr>
            <w:tcW w:w="5443" w:type="dxa"/>
          </w:tcPr>
          <w:p w14:paraId="7ECD888D" w14:textId="77777777" w:rsidR="00C31DC3" w:rsidRPr="00AB629E" w:rsidRDefault="00C31DC3" w:rsidP="00AB629E">
            <w:pPr>
              <w:spacing w:line="240" w:lineRule="auto"/>
              <w:jc w:val="left"/>
              <w:rPr>
                <w:rFonts w:eastAsia="Arial"/>
                <w:kern w:val="0"/>
                <w:sz w:val="20"/>
                <w:szCs w:val="20"/>
                <w:lang w:eastAsia="pt-BR"/>
                <w14:ligatures w14:val="none"/>
              </w:rPr>
            </w:pPr>
            <w:commentRangeStart w:id="245"/>
            <w:r w:rsidRPr="00AB629E">
              <w:rPr>
                <w:rFonts w:eastAsia="Arial"/>
                <w:kern w:val="0"/>
                <w:sz w:val="20"/>
                <w:szCs w:val="20"/>
                <w:lang w:eastAsia="pt-BR"/>
                <w14:ligatures w14:val="none"/>
              </w:rPr>
              <w:t>O sistema deve exibir histórico de atividades do usuário (últimos logins, reservas recentes).</w:t>
            </w:r>
            <w:commentRangeEnd w:id="245"/>
            <w:r w:rsidR="00162690" w:rsidRPr="00AB629E">
              <w:rPr>
                <w:rStyle w:val="Refdecomentrio"/>
                <w:rFonts w:eastAsia="Arial"/>
                <w:kern w:val="0"/>
                <w:sz w:val="20"/>
                <w:szCs w:val="20"/>
                <w:lang w:eastAsia="pt-BR"/>
                <w14:ligatures w14:val="none"/>
              </w:rPr>
              <w:commentReference w:id="245"/>
            </w:r>
          </w:p>
        </w:tc>
        <w:tc>
          <w:tcPr>
            <w:tcW w:w="1474" w:type="dxa"/>
          </w:tcPr>
          <w:p w14:paraId="2DFC8754" w14:textId="77777777" w:rsidR="00C31DC3" w:rsidRPr="00AB629E" w:rsidRDefault="00C31DC3"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Usuários autenticados</w:t>
            </w:r>
          </w:p>
        </w:tc>
      </w:tr>
    </w:tbl>
    <w:p w14:paraId="7A75FD65" w14:textId="654B7A13" w:rsidR="00C31DC3" w:rsidRPr="00AB629E" w:rsidRDefault="00C31DC3" w:rsidP="00AB629E">
      <w:pPr>
        <w:spacing w:line="240" w:lineRule="auto"/>
        <w:jc w:val="center"/>
        <w:rPr>
          <w:sz w:val="20"/>
          <w:szCs w:val="20"/>
        </w:rPr>
      </w:pPr>
      <w:r w:rsidRPr="00AB629E">
        <w:rPr>
          <w:sz w:val="20"/>
          <w:szCs w:val="20"/>
        </w:rPr>
        <w:t>Fonte: elaborado pelos autores (2026).</w:t>
      </w:r>
    </w:p>
    <w:p w14:paraId="6B26C992" w14:textId="77777777" w:rsidR="00C31DC3" w:rsidRPr="00AB629E" w:rsidRDefault="00C31DC3" w:rsidP="001A59A0"/>
    <w:p w14:paraId="6F43915E" w14:textId="78CF17CC" w:rsidR="00540A40" w:rsidRPr="00AB629E" w:rsidRDefault="00540A40" w:rsidP="00AB629E">
      <w:pPr>
        <w:pStyle w:val="Legenda"/>
        <w:keepNext/>
        <w:spacing w:after="0"/>
        <w:jc w:val="center"/>
        <w:rPr>
          <w:i w:val="0"/>
          <w:iCs w:val="0"/>
          <w:color w:val="auto"/>
          <w:sz w:val="20"/>
          <w:szCs w:val="20"/>
        </w:rPr>
      </w:pPr>
      <w:r w:rsidRPr="00AB629E">
        <w:rPr>
          <w:i w:val="0"/>
          <w:iCs w:val="0"/>
          <w:color w:val="auto"/>
          <w:sz w:val="20"/>
          <w:szCs w:val="20"/>
        </w:rPr>
        <w:t xml:space="preserve">Quadro </w:t>
      </w:r>
      <w:r w:rsidRPr="00AB629E">
        <w:rPr>
          <w:i w:val="0"/>
          <w:iCs w:val="0"/>
          <w:color w:val="auto"/>
          <w:sz w:val="20"/>
          <w:szCs w:val="20"/>
        </w:rPr>
        <w:fldChar w:fldCharType="begin"/>
      </w:r>
      <w:r w:rsidRPr="00AB629E">
        <w:rPr>
          <w:i w:val="0"/>
          <w:iCs w:val="0"/>
          <w:color w:val="auto"/>
          <w:sz w:val="20"/>
          <w:szCs w:val="20"/>
        </w:rPr>
        <w:instrText xml:space="preserve"> SEQ Quadro \* ARABIC </w:instrText>
      </w:r>
      <w:r w:rsidRPr="00AB629E">
        <w:rPr>
          <w:i w:val="0"/>
          <w:iCs w:val="0"/>
          <w:color w:val="auto"/>
          <w:sz w:val="20"/>
          <w:szCs w:val="20"/>
        </w:rPr>
        <w:fldChar w:fldCharType="separate"/>
      </w:r>
      <w:r w:rsidR="00C523A9">
        <w:rPr>
          <w:i w:val="0"/>
          <w:iCs w:val="0"/>
          <w:noProof/>
          <w:color w:val="auto"/>
          <w:sz w:val="20"/>
          <w:szCs w:val="20"/>
        </w:rPr>
        <w:t>3</w:t>
      </w:r>
      <w:r w:rsidRPr="00AB629E">
        <w:rPr>
          <w:i w:val="0"/>
          <w:iCs w:val="0"/>
          <w:color w:val="auto"/>
          <w:sz w:val="20"/>
          <w:szCs w:val="20"/>
        </w:rPr>
        <w:fldChar w:fldCharType="end"/>
      </w:r>
      <w:r w:rsidRPr="00AB629E">
        <w:rPr>
          <w:i w:val="0"/>
          <w:iCs w:val="0"/>
          <w:color w:val="auto"/>
          <w:sz w:val="20"/>
          <w:szCs w:val="20"/>
        </w:rPr>
        <w:t xml:space="preserve"> - Requisitos funcionais do assistente de IA</w:t>
      </w:r>
    </w:p>
    <w:tbl>
      <w:tblPr>
        <w:tblStyle w:val="Tabelacomgrade"/>
        <w:tblW w:w="9072" w:type="dxa"/>
        <w:tblLook w:val="04A0" w:firstRow="1" w:lastRow="0" w:firstColumn="1" w:lastColumn="0" w:noHBand="0" w:noVBand="1"/>
      </w:tblPr>
      <w:tblGrid>
        <w:gridCol w:w="850"/>
        <w:gridCol w:w="1305"/>
        <w:gridCol w:w="5443"/>
        <w:gridCol w:w="1474"/>
      </w:tblGrid>
      <w:tr w:rsidR="00540A40" w:rsidRPr="00AB629E" w14:paraId="71316901" w14:textId="77777777" w:rsidTr="00540A40">
        <w:tc>
          <w:tcPr>
            <w:tcW w:w="850" w:type="dxa"/>
          </w:tcPr>
          <w:p w14:paraId="2D59E5AD"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ID</w:t>
            </w:r>
          </w:p>
        </w:tc>
        <w:tc>
          <w:tcPr>
            <w:tcW w:w="1305" w:type="dxa"/>
          </w:tcPr>
          <w:p w14:paraId="6CCCFA4F"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Prioridade</w:t>
            </w:r>
          </w:p>
        </w:tc>
        <w:tc>
          <w:tcPr>
            <w:tcW w:w="5443" w:type="dxa"/>
          </w:tcPr>
          <w:p w14:paraId="0EAB8816"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Descrição</w:t>
            </w:r>
          </w:p>
        </w:tc>
        <w:tc>
          <w:tcPr>
            <w:tcW w:w="1474" w:type="dxa"/>
          </w:tcPr>
          <w:p w14:paraId="6590704F"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Ator</w:t>
            </w:r>
          </w:p>
        </w:tc>
      </w:tr>
      <w:tr w:rsidR="00540A40" w:rsidRPr="00AB629E" w14:paraId="0B338566" w14:textId="77777777" w:rsidTr="00540A40">
        <w:tc>
          <w:tcPr>
            <w:tcW w:w="850" w:type="dxa"/>
          </w:tcPr>
          <w:p w14:paraId="0F963132" w14:textId="680DDCC3"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w:t>
            </w:r>
            <w:r w:rsidR="00C31DC3" w:rsidRPr="00AB629E">
              <w:rPr>
                <w:rFonts w:eastAsia="Arial"/>
                <w:kern w:val="0"/>
                <w:sz w:val="20"/>
                <w:szCs w:val="20"/>
                <w:lang w:eastAsia="pt-BR"/>
                <w14:ligatures w14:val="none"/>
              </w:rPr>
              <w:t>10</w:t>
            </w:r>
          </w:p>
        </w:tc>
        <w:tc>
          <w:tcPr>
            <w:tcW w:w="1305" w:type="dxa"/>
          </w:tcPr>
          <w:p w14:paraId="0FE9F8F3"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1E003515"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O sistema deve oferecer uma interface de chat onde o usuário pode enviar comandos em linguagem natural.</w:t>
            </w:r>
          </w:p>
        </w:tc>
        <w:tc>
          <w:tcPr>
            <w:tcW w:w="1474" w:type="dxa"/>
          </w:tcPr>
          <w:p w14:paraId="09011FF4"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Todos</w:t>
            </w:r>
          </w:p>
        </w:tc>
      </w:tr>
      <w:tr w:rsidR="00540A40" w:rsidRPr="00AB629E" w14:paraId="067E10EF" w14:textId="77777777" w:rsidTr="00540A40">
        <w:tc>
          <w:tcPr>
            <w:tcW w:w="850" w:type="dxa"/>
          </w:tcPr>
          <w:p w14:paraId="52913E8B" w14:textId="4C99B1AA"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RF1</w:t>
            </w:r>
            <w:r w:rsidR="00C31DC3" w:rsidRPr="00AB629E">
              <w:rPr>
                <w:rFonts w:eastAsia="Arial"/>
                <w:kern w:val="0"/>
                <w:sz w:val="20"/>
                <w:szCs w:val="20"/>
                <w:lang w:eastAsia="pt-BR"/>
                <w14:ligatures w14:val="none"/>
              </w:rPr>
              <w:t>1</w:t>
            </w:r>
          </w:p>
        </w:tc>
        <w:tc>
          <w:tcPr>
            <w:tcW w:w="1305" w:type="dxa"/>
          </w:tcPr>
          <w:p w14:paraId="291945F2"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499D1A86"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O chat deve processar as mensagens localmente via Ollama, realizando tokenização e detecção de intenção.</w:t>
            </w:r>
          </w:p>
        </w:tc>
        <w:tc>
          <w:tcPr>
            <w:tcW w:w="1474" w:type="dxa"/>
          </w:tcPr>
          <w:p w14:paraId="2B0F56B4"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Sistema</w:t>
            </w:r>
          </w:p>
        </w:tc>
      </w:tr>
      <w:tr w:rsidR="00540A40" w:rsidRPr="00AB629E" w14:paraId="043A3101" w14:textId="77777777" w:rsidTr="00540A40">
        <w:tc>
          <w:tcPr>
            <w:tcW w:w="850" w:type="dxa"/>
          </w:tcPr>
          <w:p w14:paraId="2D5C56A0" w14:textId="53FA1C68"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RF1</w:t>
            </w:r>
            <w:r w:rsidR="00C31DC3" w:rsidRPr="00AB629E">
              <w:rPr>
                <w:rFonts w:eastAsia="Arial"/>
                <w:kern w:val="0"/>
                <w:sz w:val="20"/>
                <w:szCs w:val="20"/>
                <w:lang w:eastAsia="pt-BR"/>
                <w14:ligatures w14:val="none"/>
              </w:rPr>
              <w:t>2</w:t>
            </w:r>
          </w:p>
        </w:tc>
        <w:tc>
          <w:tcPr>
            <w:tcW w:w="1305" w:type="dxa"/>
          </w:tcPr>
          <w:p w14:paraId="4A73FBA3"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5E8968F1" w14:textId="050ACE2F"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Quando a intenção for 'Dúvida/FAQ', o sistema deve acionar o pipeline RAG e retornar resposta fundamentada na documentação.</w:t>
            </w:r>
          </w:p>
        </w:tc>
        <w:tc>
          <w:tcPr>
            <w:tcW w:w="1474" w:type="dxa"/>
          </w:tcPr>
          <w:p w14:paraId="588BBF63"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Sistema</w:t>
            </w:r>
          </w:p>
        </w:tc>
      </w:tr>
      <w:tr w:rsidR="00540A40" w:rsidRPr="00AB629E" w14:paraId="7BEDF902" w14:textId="77777777" w:rsidTr="00540A40">
        <w:tc>
          <w:tcPr>
            <w:tcW w:w="850" w:type="dxa"/>
          </w:tcPr>
          <w:p w14:paraId="4776A664" w14:textId="2A96CB0D"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RF1</w:t>
            </w:r>
            <w:r w:rsidR="00C31DC3" w:rsidRPr="00AB629E">
              <w:rPr>
                <w:rFonts w:eastAsia="Arial"/>
                <w:kern w:val="0"/>
                <w:sz w:val="20"/>
                <w:szCs w:val="20"/>
                <w:lang w:eastAsia="pt-BR"/>
                <w14:ligatures w14:val="none"/>
              </w:rPr>
              <w:t>3</w:t>
            </w:r>
          </w:p>
        </w:tc>
        <w:tc>
          <w:tcPr>
            <w:tcW w:w="1305" w:type="dxa"/>
          </w:tcPr>
          <w:p w14:paraId="2DDA188E"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22ECCB57" w14:textId="77777777" w:rsidR="0082272A" w:rsidRPr="00AB629E" w:rsidRDefault="0082272A" w:rsidP="00AB629E">
            <w:pPr>
              <w:spacing w:line="240" w:lineRule="auto"/>
              <w:jc w:val="left"/>
              <w:rPr>
                <w:rFonts w:eastAsia="Arial"/>
                <w:kern w:val="0"/>
                <w:sz w:val="20"/>
                <w:szCs w:val="20"/>
                <w:lang w:eastAsia="pt-BR"/>
                <w14:ligatures w14:val="none"/>
              </w:rPr>
            </w:pPr>
            <w:commentRangeStart w:id="246"/>
            <w:r w:rsidRPr="00AB629E">
              <w:rPr>
                <w:rFonts w:eastAsia="Arial"/>
                <w:kern w:val="0"/>
                <w:sz w:val="20"/>
                <w:szCs w:val="20"/>
                <w:lang w:eastAsia="pt-BR"/>
                <w14:ligatures w14:val="none"/>
              </w:rPr>
              <w:t>Quando a intenção for 'Agendamento', o sistema deve acionar o Gatekeeper e iniciar o fluxo de reserva.</w:t>
            </w:r>
            <w:commentRangeEnd w:id="246"/>
            <w:r w:rsidR="005422C9" w:rsidRPr="00AB629E">
              <w:rPr>
                <w:rStyle w:val="Refdecomentrio"/>
                <w:rFonts w:eastAsia="Arial"/>
                <w:kern w:val="0"/>
                <w:sz w:val="20"/>
                <w:szCs w:val="20"/>
                <w:lang w:eastAsia="pt-BR"/>
                <w14:ligatures w14:val="none"/>
              </w:rPr>
              <w:commentReference w:id="246"/>
            </w:r>
          </w:p>
        </w:tc>
        <w:tc>
          <w:tcPr>
            <w:tcW w:w="1474" w:type="dxa"/>
          </w:tcPr>
          <w:p w14:paraId="71419494"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Sistema</w:t>
            </w:r>
          </w:p>
        </w:tc>
      </w:tr>
      <w:tr w:rsidR="00540A40" w:rsidRPr="00AB629E" w14:paraId="52A73A44" w14:textId="77777777" w:rsidTr="00540A40">
        <w:tc>
          <w:tcPr>
            <w:tcW w:w="850" w:type="dxa"/>
          </w:tcPr>
          <w:p w14:paraId="7376BCAE" w14:textId="58D5BE9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RF1</w:t>
            </w:r>
            <w:r w:rsidR="00C31DC3" w:rsidRPr="00AB629E">
              <w:rPr>
                <w:rFonts w:eastAsia="Arial"/>
                <w:kern w:val="0"/>
                <w:sz w:val="20"/>
                <w:szCs w:val="20"/>
                <w:lang w:eastAsia="pt-BR"/>
                <w14:ligatures w14:val="none"/>
              </w:rPr>
              <w:t>4</w:t>
            </w:r>
          </w:p>
        </w:tc>
        <w:tc>
          <w:tcPr>
            <w:tcW w:w="1305" w:type="dxa"/>
          </w:tcPr>
          <w:p w14:paraId="2D316243"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5A937257"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Visitantes podem usar o chat apenas para dúvidas; agendar exige autenticação via Lazy Login.</w:t>
            </w:r>
          </w:p>
        </w:tc>
        <w:tc>
          <w:tcPr>
            <w:tcW w:w="1474" w:type="dxa"/>
          </w:tcPr>
          <w:p w14:paraId="659650D0"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Visitante</w:t>
            </w:r>
          </w:p>
        </w:tc>
      </w:tr>
      <w:tr w:rsidR="00540A40" w:rsidRPr="00AB629E" w14:paraId="5B964917" w14:textId="77777777" w:rsidTr="00540A40">
        <w:tc>
          <w:tcPr>
            <w:tcW w:w="850" w:type="dxa"/>
          </w:tcPr>
          <w:p w14:paraId="74732275" w14:textId="07BB29D8"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w:t>
            </w:r>
            <w:r w:rsidR="00C31DC3" w:rsidRPr="00AB629E">
              <w:rPr>
                <w:rFonts w:eastAsia="Arial"/>
                <w:kern w:val="0"/>
                <w:sz w:val="20"/>
                <w:szCs w:val="20"/>
                <w:lang w:eastAsia="pt-BR"/>
                <w14:ligatures w14:val="none"/>
              </w:rPr>
              <w:t>15</w:t>
            </w:r>
          </w:p>
        </w:tc>
        <w:tc>
          <w:tcPr>
            <w:tcW w:w="1305" w:type="dxa"/>
          </w:tcPr>
          <w:p w14:paraId="7FFDE7F3"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Importante</w:t>
            </w:r>
          </w:p>
        </w:tc>
        <w:tc>
          <w:tcPr>
            <w:tcW w:w="5443" w:type="dxa"/>
          </w:tcPr>
          <w:p w14:paraId="4AB84273"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O sistema deve manter histórico das sessões de chat por usuário autenticado.</w:t>
            </w:r>
          </w:p>
        </w:tc>
        <w:tc>
          <w:tcPr>
            <w:tcW w:w="1474" w:type="dxa"/>
          </w:tcPr>
          <w:p w14:paraId="19DA0248"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Usuários autenticados</w:t>
            </w:r>
          </w:p>
        </w:tc>
      </w:tr>
      <w:tr w:rsidR="00540A40" w:rsidRPr="00AB629E" w14:paraId="4F77532E" w14:textId="77777777" w:rsidTr="00540A40">
        <w:tc>
          <w:tcPr>
            <w:tcW w:w="850" w:type="dxa"/>
          </w:tcPr>
          <w:p w14:paraId="2F7ED564" w14:textId="5A87D3DB"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w:t>
            </w:r>
            <w:r w:rsidR="00C31DC3" w:rsidRPr="00AB629E">
              <w:rPr>
                <w:rFonts w:eastAsia="Arial"/>
                <w:kern w:val="0"/>
                <w:sz w:val="20"/>
                <w:szCs w:val="20"/>
                <w:lang w:eastAsia="pt-BR"/>
                <w14:ligatures w14:val="none"/>
              </w:rPr>
              <w:t>16</w:t>
            </w:r>
          </w:p>
        </w:tc>
        <w:tc>
          <w:tcPr>
            <w:tcW w:w="1305" w:type="dxa"/>
          </w:tcPr>
          <w:p w14:paraId="2FCD3598"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Desejável</w:t>
            </w:r>
          </w:p>
        </w:tc>
        <w:tc>
          <w:tcPr>
            <w:tcW w:w="5443" w:type="dxa"/>
          </w:tcPr>
          <w:p w14:paraId="6E8DE102" w14:textId="77777777" w:rsidR="0082272A" w:rsidRPr="00AB629E" w:rsidRDefault="0082272A" w:rsidP="00AB629E">
            <w:pPr>
              <w:spacing w:line="240" w:lineRule="auto"/>
              <w:jc w:val="left"/>
              <w:rPr>
                <w:rFonts w:eastAsia="Arial"/>
                <w:kern w:val="0"/>
                <w:sz w:val="20"/>
                <w:szCs w:val="20"/>
                <w:lang w:eastAsia="pt-BR"/>
                <w14:ligatures w14:val="none"/>
              </w:rPr>
            </w:pPr>
            <w:commentRangeStart w:id="247"/>
            <w:r w:rsidRPr="00AB629E">
              <w:rPr>
                <w:rFonts w:eastAsia="Arial"/>
                <w:kern w:val="0"/>
                <w:sz w:val="20"/>
                <w:szCs w:val="20"/>
                <w:lang w:eastAsia="pt-BR"/>
                <w14:ligatures w14:val="none"/>
              </w:rPr>
              <w:t>O chat deve suportar comandos por voz (speech-to-text) em ambiente de navegador compatível.</w:t>
            </w:r>
            <w:commentRangeEnd w:id="247"/>
            <w:r w:rsidR="00604044" w:rsidRPr="00AB629E">
              <w:rPr>
                <w:rStyle w:val="Refdecomentrio"/>
                <w:rFonts w:eastAsia="Arial"/>
                <w:kern w:val="0"/>
                <w:sz w:val="20"/>
                <w:szCs w:val="20"/>
                <w:lang w:eastAsia="pt-BR"/>
                <w14:ligatures w14:val="none"/>
              </w:rPr>
              <w:commentReference w:id="247"/>
            </w:r>
          </w:p>
        </w:tc>
        <w:tc>
          <w:tcPr>
            <w:tcW w:w="1474" w:type="dxa"/>
          </w:tcPr>
          <w:p w14:paraId="53FDECEE"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Todos</w:t>
            </w:r>
          </w:p>
        </w:tc>
      </w:tr>
    </w:tbl>
    <w:p w14:paraId="23964C1D" w14:textId="70224152" w:rsidR="00540A40" w:rsidRPr="00AB629E" w:rsidRDefault="00540A40" w:rsidP="00AB629E">
      <w:pPr>
        <w:spacing w:line="240" w:lineRule="auto"/>
        <w:jc w:val="center"/>
        <w:rPr>
          <w:sz w:val="20"/>
          <w:szCs w:val="20"/>
        </w:rPr>
      </w:pPr>
      <w:bookmarkStart w:id="248" w:name="_Hlk229846542"/>
      <w:r w:rsidRPr="00AB629E">
        <w:rPr>
          <w:sz w:val="20"/>
          <w:szCs w:val="20"/>
        </w:rPr>
        <w:t>Fonte: elaborado pelos autores (2026).</w:t>
      </w:r>
    </w:p>
    <w:bookmarkEnd w:id="248"/>
    <w:p w14:paraId="1F6D32A9" w14:textId="3B4591BD" w:rsidR="001A59A0" w:rsidRDefault="001A59A0">
      <w:pPr>
        <w:spacing w:after="160" w:line="278" w:lineRule="auto"/>
        <w:jc w:val="left"/>
        <w:rPr>
          <w:lang w:eastAsia="pt-BR"/>
        </w:rPr>
      </w:pPr>
      <w:r>
        <w:rPr>
          <w:lang w:eastAsia="pt-BR"/>
        </w:rPr>
        <w:br w:type="page"/>
      </w:r>
    </w:p>
    <w:p w14:paraId="4B75B133" w14:textId="5A4F7057" w:rsidR="00540A40" w:rsidRPr="00AB629E" w:rsidRDefault="00540A40" w:rsidP="00AB629E">
      <w:pPr>
        <w:pStyle w:val="Legenda"/>
        <w:keepNext/>
        <w:spacing w:after="0"/>
        <w:jc w:val="center"/>
        <w:rPr>
          <w:i w:val="0"/>
          <w:iCs w:val="0"/>
          <w:color w:val="auto"/>
          <w:sz w:val="20"/>
          <w:szCs w:val="20"/>
        </w:rPr>
      </w:pPr>
      <w:r w:rsidRPr="00AB629E">
        <w:rPr>
          <w:i w:val="0"/>
          <w:iCs w:val="0"/>
          <w:color w:val="auto"/>
          <w:sz w:val="20"/>
          <w:szCs w:val="20"/>
        </w:rPr>
        <w:lastRenderedPageBreak/>
        <w:t xml:space="preserve">Quadro </w:t>
      </w:r>
      <w:r w:rsidRPr="00AB629E">
        <w:rPr>
          <w:i w:val="0"/>
          <w:iCs w:val="0"/>
          <w:color w:val="auto"/>
          <w:sz w:val="20"/>
          <w:szCs w:val="20"/>
        </w:rPr>
        <w:fldChar w:fldCharType="begin"/>
      </w:r>
      <w:r w:rsidRPr="00AB629E">
        <w:rPr>
          <w:i w:val="0"/>
          <w:iCs w:val="0"/>
          <w:color w:val="auto"/>
          <w:sz w:val="20"/>
          <w:szCs w:val="20"/>
        </w:rPr>
        <w:instrText xml:space="preserve"> SEQ Quadro \* ARABIC </w:instrText>
      </w:r>
      <w:r w:rsidRPr="00AB629E">
        <w:rPr>
          <w:i w:val="0"/>
          <w:iCs w:val="0"/>
          <w:color w:val="auto"/>
          <w:sz w:val="20"/>
          <w:szCs w:val="20"/>
        </w:rPr>
        <w:fldChar w:fldCharType="separate"/>
      </w:r>
      <w:r w:rsidR="00C523A9">
        <w:rPr>
          <w:i w:val="0"/>
          <w:iCs w:val="0"/>
          <w:noProof/>
          <w:color w:val="auto"/>
          <w:sz w:val="20"/>
          <w:szCs w:val="20"/>
        </w:rPr>
        <w:t>4</w:t>
      </w:r>
      <w:r w:rsidRPr="00AB629E">
        <w:rPr>
          <w:i w:val="0"/>
          <w:iCs w:val="0"/>
          <w:color w:val="auto"/>
          <w:sz w:val="20"/>
          <w:szCs w:val="20"/>
        </w:rPr>
        <w:fldChar w:fldCharType="end"/>
      </w:r>
      <w:r w:rsidRPr="00AB629E">
        <w:rPr>
          <w:i w:val="0"/>
          <w:iCs w:val="0"/>
          <w:color w:val="auto"/>
          <w:sz w:val="20"/>
          <w:szCs w:val="20"/>
        </w:rPr>
        <w:t xml:space="preserve"> - Requisitos funcionais de agendamentos</w:t>
      </w:r>
    </w:p>
    <w:tbl>
      <w:tblPr>
        <w:tblStyle w:val="Tabelacomgrade"/>
        <w:tblW w:w="9072" w:type="dxa"/>
        <w:tblLook w:val="04A0" w:firstRow="1" w:lastRow="0" w:firstColumn="1" w:lastColumn="0" w:noHBand="0" w:noVBand="1"/>
      </w:tblPr>
      <w:tblGrid>
        <w:gridCol w:w="850"/>
        <w:gridCol w:w="1305"/>
        <w:gridCol w:w="5443"/>
        <w:gridCol w:w="1474"/>
      </w:tblGrid>
      <w:tr w:rsidR="00540A40" w:rsidRPr="00AB629E" w14:paraId="3F2506B0" w14:textId="77777777" w:rsidTr="00540A40">
        <w:tc>
          <w:tcPr>
            <w:tcW w:w="850" w:type="dxa"/>
          </w:tcPr>
          <w:p w14:paraId="4CB21EC7"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ID</w:t>
            </w:r>
          </w:p>
        </w:tc>
        <w:tc>
          <w:tcPr>
            <w:tcW w:w="1305" w:type="dxa"/>
          </w:tcPr>
          <w:p w14:paraId="68539833"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Prioridade</w:t>
            </w:r>
          </w:p>
        </w:tc>
        <w:tc>
          <w:tcPr>
            <w:tcW w:w="5443" w:type="dxa"/>
          </w:tcPr>
          <w:p w14:paraId="6A02C98C"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Descrição</w:t>
            </w:r>
          </w:p>
        </w:tc>
        <w:tc>
          <w:tcPr>
            <w:tcW w:w="1474" w:type="dxa"/>
          </w:tcPr>
          <w:p w14:paraId="07FAE4B7"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Ator</w:t>
            </w:r>
          </w:p>
        </w:tc>
      </w:tr>
      <w:tr w:rsidR="00540A40" w:rsidRPr="00AB629E" w14:paraId="2F1D116F" w14:textId="77777777" w:rsidTr="00540A40">
        <w:tc>
          <w:tcPr>
            <w:tcW w:w="850" w:type="dxa"/>
          </w:tcPr>
          <w:p w14:paraId="0A7E6F59" w14:textId="28A370F5"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w:t>
            </w:r>
            <w:r w:rsidR="00C31DC3" w:rsidRPr="00AB629E">
              <w:rPr>
                <w:rFonts w:eastAsia="Arial"/>
                <w:kern w:val="0"/>
                <w:sz w:val="20"/>
                <w:szCs w:val="20"/>
                <w:lang w:eastAsia="pt-BR"/>
                <w14:ligatures w14:val="none"/>
              </w:rPr>
              <w:t>17</w:t>
            </w:r>
          </w:p>
        </w:tc>
        <w:tc>
          <w:tcPr>
            <w:tcW w:w="1305" w:type="dxa"/>
          </w:tcPr>
          <w:p w14:paraId="2F8261E7"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37F2BA14"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O sistema deve permitir ao aluno solicitar reserva de sala/equipamento via chat ou via painel, informando data, horário e finalidade.</w:t>
            </w:r>
          </w:p>
        </w:tc>
        <w:tc>
          <w:tcPr>
            <w:tcW w:w="1474" w:type="dxa"/>
          </w:tcPr>
          <w:p w14:paraId="75D95EF7"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Aluno</w:t>
            </w:r>
          </w:p>
        </w:tc>
      </w:tr>
      <w:tr w:rsidR="00540A40" w:rsidRPr="00AB629E" w14:paraId="1AFCB4BC" w14:textId="77777777" w:rsidTr="00540A40">
        <w:tc>
          <w:tcPr>
            <w:tcW w:w="850" w:type="dxa"/>
          </w:tcPr>
          <w:p w14:paraId="093291CA" w14:textId="6A853629"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w:t>
            </w:r>
            <w:r w:rsidR="00C31DC3" w:rsidRPr="00AB629E">
              <w:rPr>
                <w:rFonts w:eastAsia="Arial"/>
                <w:kern w:val="0"/>
                <w:sz w:val="20"/>
                <w:szCs w:val="20"/>
                <w:lang w:eastAsia="pt-BR"/>
                <w14:ligatures w14:val="none"/>
              </w:rPr>
              <w:t>18</w:t>
            </w:r>
          </w:p>
        </w:tc>
        <w:tc>
          <w:tcPr>
            <w:tcW w:w="1305" w:type="dxa"/>
          </w:tcPr>
          <w:p w14:paraId="740FAA47"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180452F7"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Antes de persistir, o sistema deve consultar a disponibilidade no banco conforme as regras de funcionamento da sala.</w:t>
            </w:r>
          </w:p>
        </w:tc>
        <w:tc>
          <w:tcPr>
            <w:tcW w:w="1474" w:type="dxa"/>
          </w:tcPr>
          <w:p w14:paraId="78EF9A3B"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Sistema</w:t>
            </w:r>
          </w:p>
        </w:tc>
      </w:tr>
      <w:tr w:rsidR="00540A40" w:rsidRPr="00AB629E" w14:paraId="625A3DCA" w14:textId="77777777" w:rsidTr="00540A40">
        <w:tc>
          <w:tcPr>
            <w:tcW w:w="850" w:type="dxa"/>
          </w:tcPr>
          <w:p w14:paraId="6BAE47F7" w14:textId="3DAD922F"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w:t>
            </w:r>
            <w:r w:rsidR="00C31DC3" w:rsidRPr="00AB629E">
              <w:rPr>
                <w:rFonts w:eastAsia="Arial"/>
                <w:kern w:val="0"/>
                <w:sz w:val="20"/>
                <w:szCs w:val="20"/>
                <w:lang w:eastAsia="pt-BR"/>
                <w14:ligatures w14:val="none"/>
              </w:rPr>
              <w:t>19</w:t>
            </w:r>
          </w:p>
        </w:tc>
        <w:tc>
          <w:tcPr>
            <w:tcW w:w="1305" w:type="dxa"/>
          </w:tcPr>
          <w:p w14:paraId="180BCD5D"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17D21B5D"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Se o horário estiver indisponível, o sistema deve sugerir horários alternativos próximos.</w:t>
            </w:r>
          </w:p>
        </w:tc>
        <w:tc>
          <w:tcPr>
            <w:tcW w:w="1474" w:type="dxa"/>
          </w:tcPr>
          <w:p w14:paraId="72708990"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Sistema</w:t>
            </w:r>
          </w:p>
        </w:tc>
      </w:tr>
      <w:tr w:rsidR="00540A40" w:rsidRPr="00AB629E" w14:paraId="0349E859" w14:textId="77777777" w:rsidTr="00540A40">
        <w:tc>
          <w:tcPr>
            <w:tcW w:w="850" w:type="dxa"/>
          </w:tcPr>
          <w:p w14:paraId="3B015E8D" w14:textId="66D1A77A"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RF2</w:t>
            </w:r>
            <w:r w:rsidR="00C31DC3" w:rsidRPr="00AB629E">
              <w:rPr>
                <w:rFonts w:eastAsia="Arial"/>
                <w:kern w:val="0"/>
                <w:sz w:val="20"/>
                <w:szCs w:val="20"/>
                <w:lang w:eastAsia="pt-BR"/>
                <w14:ligatures w14:val="none"/>
              </w:rPr>
              <w:t>0</w:t>
            </w:r>
          </w:p>
        </w:tc>
        <w:tc>
          <w:tcPr>
            <w:tcW w:w="1305" w:type="dxa"/>
          </w:tcPr>
          <w:p w14:paraId="3E951DD7"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79A69A0B"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Se disponível, o sistema deve solicitar confirmação explícita ao usuário antes de gravar a reserva.</w:t>
            </w:r>
          </w:p>
        </w:tc>
        <w:tc>
          <w:tcPr>
            <w:tcW w:w="1474" w:type="dxa"/>
          </w:tcPr>
          <w:p w14:paraId="07708924"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Sistema</w:t>
            </w:r>
          </w:p>
        </w:tc>
      </w:tr>
      <w:tr w:rsidR="00540A40" w:rsidRPr="00AB629E" w14:paraId="43ECF86D" w14:textId="77777777" w:rsidTr="00540A40">
        <w:tc>
          <w:tcPr>
            <w:tcW w:w="850" w:type="dxa"/>
          </w:tcPr>
          <w:p w14:paraId="45634FA3" w14:textId="345D6124"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RF2</w:t>
            </w:r>
            <w:r w:rsidR="00C31DC3" w:rsidRPr="00AB629E">
              <w:rPr>
                <w:rFonts w:eastAsia="Arial"/>
                <w:kern w:val="0"/>
                <w:sz w:val="20"/>
                <w:szCs w:val="20"/>
                <w:lang w:eastAsia="pt-BR"/>
                <w14:ligatures w14:val="none"/>
              </w:rPr>
              <w:t>1</w:t>
            </w:r>
          </w:p>
        </w:tc>
        <w:tc>
          <w:tcPr>
            <w:tcW w:w="1305" w:type="dxa"/>
          </w:tcPr>
          <w:p w14:paraId="0DF2E7A1"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3AACB393" w14:textId="535E0018"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 xml:space="preserve">Reservas de alunos devem ser persistidas com status PENDENTE aguardando aprovação de um </w:t>
            </w:r>
            <w:r w:rsidR="002C5F61" w:rsidRPr="00AB629E">
              <w:rPr>
                <w:rFonts w:eastAsia="Arial"/>
                <w:kern w:val="0"/>
                <w:sz w:val="20"/>
                <w:szCs w:val="20"/>
                <w:lang w:eastAsia="pt-BR"/>
                <w14:ligatures w14:val="none"/>
              </w:rPr>
              <w:t>administrador</w:t>
            </w:r>
            <w:r w:rsidRPr="00AB629E">
              <w:rPr>
                <w:rFonts w:eastAsia="Arial"/>
                <w:kern w:val="0"/>
                <w:sz w:val="20"/>
                <w:szCs w:val="20"/>
                <w:lang w:eastAsia="pt-BR"/>
                <w14:ligatures w14:val="none"/>
              </w:rPr>
              <w:t>.</w:t>
            </w:r>
          </w:p>
        </w:tc>
        <w:tc>
          <w:tcPr>
            <w:tcW w:w="1474" w:type="dxa"/>
          </w:tcPr>
          <w:p w14:paraId="0E71EF10"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Sistema</w:t>
            </w:r>
          </w:p>
        </w:tc>
      </w:tr>
      <w:tr w:rsidR="00540A40" w:rsidRPr="00AB629E" w14:paraId="6081CE3F" w14:textId="77777777" w:rsidTr="00540A40">
        <w:tc>
          <w:tcPr>
            <w:tcW w:w="850" w:type="dxa"/>
          </w:tcPr>
          <w:p w14:paraId="75034F9A" w14:textId="0FA2BE33"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RF2</w:t>
            </w:r>
            <w:r w:rsidR="00C31DC3" w:rsidRPr="00AB629E">
              <w:rPr>
                <w:rFonts w:eastAsia="Arial"/>
                <w:kern w:val="0"/>
                <w:sz w:val="20"/>
                <w:szCs w:val="20"/>
                <w:lang w:eastAsia="pt-BR"/>
                <w14:ligatures w14:val="none"/>
              </w:rPr>
              <w:t>2</w:t>
            </w:r>
          </w:p>
        </w:tc>
        <w:tc>
          <w:tcPr>
            <w:tcW w:w="1305" w:type="dxa"/>
          </w:tcPr>
          <w:p w14:paraId="1B11B744"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11B069F9" w14:textId="1D7FED2F" w:rsidR="0082272A" w:rsidRPr="00AB629E" w:rsidRDefault="002C5F61"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Administradores</w:t>
            </w:r>
            <w:r w:rsidR="0082272A" w:rsidRPr="00AB629E">
              <w:rPr>
                <w:rFonts w:eastAsia="Arial"/>
                <w:kern w:val="0"/>
                <w:sz w:val="20"/>
                <w:szCs w:val="20"/>
                <w:lang w:eastAsia="pt-BR"/>
                <w14:ligatures w14:val="none"/>
              </w:rPr>
              <w:t xml:space="preserve"> devem ter reserva direta, sem passar pelo workflow de aprovação.</w:t>
            </w:r>
          </w:p>
        </w:tc>
        <w:tc>
          <w:tcPr>
            <w:tcW w:w="1474" w:type="dxa"/>
          </w:tcPr>
          <w:p w14:paraId="37DE26C3" w14:textId="77777777" w:rsidR="0082272A" w:rsidRPr="00AB629E" w:rsidRDefault="0082272A" w:rsidP="00AB629E">
            <w:pPr>
              <w:spacing w:line="240" w:lineRule="auto"/>
              <w:jc w:val="left"/>
              <w:rPr>
                <w:rFonts w:eastAsia="Arial"/>
                <w:kern w:val="0"/>
                <w:sz w:val="20"/>
                <w:szCs w:val="20"/>
                <w:lang w:eastAsia="pt-BR"/>
                <w14:ligatures w14:val="none"/>
              </w:rPr>
            </w:pPr>
            <w:commentRangeStart w:id="249"/>
            <w:r w:rsidRPr="00AB629E">
              <w:rPr>
                <w:rFonts w:eastAsia="Arial"/>
                <w:kern w:val="0"/>
                <w:sz w:val="20"/>
                <w:szCs w:val="20"/>
                <w:lang w:eastAsia="pt-BR"/>
                <w14:ligatures w14:val="none"/>
              </w:rPr>
              <w:t>Professor</w:t>
            </w:r>
            <w:commentRangeEnd w:id="249"/>
            <w:r w:rsidR="00C32589" w:rsidRPr="00AB629E">
              <w:rPr>
                <w:rStyle w:val="Refdecomentrio"/>
                <w:rFonts w:eastAsia="Arial"/>
                <w:kern w:val="0"/>
                <w:sz w:val="20"/>
                <w:szCs w:val="20"/>
                <w:lang w:eastAsia="pt-BR"/>
                <w14:ligatures w14:val="none"/>
              </w:rPr>
              <w:commentReference w:id="249"/>
            </w:r>
          </w:p>
        </w:tc>
      </w:tr>
      <w:tr w:rsidR="00540A40" w:rsidRPr="00AB629E" w14:paraId="56DEDCFF" w14:textId="77777777" w:rsidTr="00540A40">
        <w:tc>
          <w:tcPr>
            <w:tcW w:w="850" w:type="dxa"/>
          </w:tcPr>
          <w:p w14:paraId="6ED224B2" w14:textId="23B6B33F"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RF2</w:t>
            </w:r>
            <w:r w:rsidR="00C31DC3" w:rsidRPr="00AB629E">
              <w:rPr>
                <w:rFonts w:eastAsia="Arial"/>
                <w:kern w:val="0"/>
                <w:sz w:val="20"/>
                <w:szCs w:val="20"/>
                <w:lang w:eastAsia="pt-BR"/>
                <w14:ligatures w14:val="none"/>
              </w:rPr>
              <w:t>3</w:t>
            </w:r>
          </w:p>
        </w:tc>
        <w:tc>
          <w:tcPr>
            <w:tcW w:w="1305" w:type="dxa"/>
          </w:tcPr>
          <w:p w14:paraId="0ED6AA64"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5C537D31"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O aluno deve poder cancelar reservas próprias enquanto estiverem em status PENDENTE ou APROVADO (com antecedência mínima definida em regra).</w:t>
            </w:r>
          </w:p>
        </w:tc>
        <w:tc>
          <w:tcPr>
            <w:tcW w:w="1474" w:type="dxa"/>
          </w:tcPr>
          <w:p w14:paraId="09F6A9DB"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Aluno</w:t>
            </w:r>
          </w:p>
        </w:tc>
      </w:tr>
      <w:tr w:rsidR="00540A40" w:rsidRPr="00AB629E" w14:paraId="233B815C" w14:textId="77777777" w:rsidTr="00540A40">
        <w:tc>
          <w:tcPr>
            <w:tcW w:w="850" w:type="dxa"/>
          </w:tcPr>
          <w:p w14:paraId="3ED10372" w14:textId="3898381C"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RF2</w:t>
            </w:r>
            <w:r w:rsidR="00C31DC3" w:rsidRPr="00AB629E">
              <w:rPr>
                <w:rFonts w:eastAsia="Arial"/>
                <w:kern w:val="0"/>
                <w:sz w:val="20"/>
                <w:szCs w:val="20"/>
                <w:lang w:eastAsia="pt-BR"/>
                <w14:ligatures w14:val="none"/>
              </w:rPr>
              <w:t>4</w:t>
            </w:r>
          </w:p>
        </w:tc>
        <w:tc>
          <w:tcPr>
            <w:tcW w:w="1305" w:type="dxa"/>
          </w:tcPr>
          <w:p w14:paraId="737DF9F6"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Importante</w:t>
            </w:r>
          </w:p>
        </w:tc>
        <w:tc>
          <w:tcPr>
            <w:tcW w:w="5443" w:type="dxa"/>
          </w:tcPr>
          <w:p w14:paraId="42EB527F" w14:textId="77777777" w:rsidR="0082272A" w:rsidRPr="00AB629E" w:rsidRDefault="0082272A" w:rsidP="00AB629E">
            <w:pPr>
              <w:spacing w:line="240" w:lineRule="auto"/>
              <w:jc w:val="left"/>
              <w:rPr>
                <w:rFonts w:eastAsia="Arial"/>
                <w:kern w:val="0"/>
                <w:sz w:val="20"/>
                <w:szCs w:val="20"/>
                <w:lang w:eastAsia="pt-BR"/>
                <w14:ligatures w14:val="none"/>
              </w:rPr>
            </w:pPr>
            <w:commentRangeStart w:id="250"/>
            <w:r w:rsidRPr="00AB629E">
              <w:rPr>
                <w:rFonts w:eastAsia="Arial"/>
                <w:kern w:val="0"/>
                <w:sz w:val="20"/>
                <w:szCs w:val="20"/>
                <w:lang w:eastAsia="pt-BR"/>
                <w14:ligatures w14:val="none"/>
              </w:rPr>
              <w:t>O sistema deve impedir reservas sobrepostas (constraint de conflito temporal) a nível de banco de dados.</w:t>
            </w:r>
            <w:commentRangeEnd w:id="250"/>
            <w:r w:rsidR="00C4154C" w:rsidRPr="00AB629E">
              <w:rPr>
                <w:rStyle w:val="Refdecomentrio"/>
                <w:rFonts w:eastAsia="Arial"/>
                <w:kern w:val="0"/>
                <w:sz w:val="20"/>
                <w:szCs w:val="20"/>
                <w:lang w:eastAsia="pt-BR"/>
                <w14:ligatures w14:val="none"/>
              </w:rPr>
              <w:commentReference w:id="250"/>
            </w:r>
          </w:p>
        </w:tc>
        <w:tc>
          <w:tcPr>
            <w:tcW w:w="1474" w:type="dxa"/>
          </w:tcPr>
          <w:p w14:paraId="58C89CFD"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Sistema</w:t>
            </w:r>
          </w:p>
        </w:tc>
      </w:tr>
    </w:tbl>
    <w:p w14:paraId="5A84D709" w14:textId="77777777" w:rsidR="00540A40" w:rsidRPr="00AB629E" w:rsidRDefault="00540A40" w:rsidP="00AB629E">
      <w:pPr>
        <w:spacing w:line="240" w:lineRule="auto"/>
        <w:jc w:val="center"/>
        <w:rPr>
          <w:sz w:val="20"/>
          <w:szCs w:val="20"/>
        </w:rPr>
      </w:pPr>
      <w:r w:rsidRPr="00AB629E">
        <w:rPr>
          <w:sz w:val="20"/>
          <w:szCs w:val="20"/>
        </w:rPr>
        <w:t>Fonte: elaborado pelos autores (2026).</w:t>
      </w:r>
    </w:p>
    <w:p w14:paraId="7754D685" w14:textId="77777777" w:rsidR="00540A40" w:rsidRPr="00AB629E" w:rsidRDefault="00540A40" w:rsidP="001A59A0">
      <w:pPr>
        <w:rPr>
          <w:lang w:eastAsia="pt-BR"/>
        </w:rPr>
      </w:pPr>
    </w:p>
    <w:p w14:paraId="3B1943AA" w14:textId="7AD1CAD0" w:rsidR="00540A40" w:rsidRPr="00AB629E" w:rsidRDefault="00540A40" w:rsidP="00AB629E">
      <w:pPr>
        <w:pStyle w:val="Legenda"/>
        <w:keepNext/>
        <w:spacing w:after="0"/>
        <w:jc w:val="center"/>
        <w:rPr>
          <w:i w:val="0"/>
          <w:iCs w:val="0"/>
          <w:color w:val="auto"/>
          <w:sz w:val="20"/>
          <w:szCs w:val="20"/>
        </w:rPr>
      </w:pPr>
      <w:r w:rsidRPr="00AB629E">
        <w:rPr>
          <w:i w:val="0"/>
          <w:iCs w:val="0"/>
          <w:color w:val="auto"/>
          <w:sz w:val="20"/>
          <w:szCs w:val="20"/>
        </w:rPr>
        <w:t xml:space="preserve">Quadro </w:t>
      </w:r>
      <w:r w:rsidRPr="00AB629E">
        <w:rPr>
          <w:i w:val="0"/>
          <w:iCs w:val="0"/>
          <w:color w:val="auto"/>
          <w:sz w:val="20"/>
          <w:szCs w:val="20"/>
        </w:rPr>
        <w:fldChar w:fldCharType="begin"/>
      </w:r>
      <w:r w:rsidRPr="00AB629E">
        <w:rPr>
          <w:i w:val="0"/>
          <w:iCs w:val="0"/>
          <w:color w:val="auto"/>
          <w:sz w:val="20"/>
          <w:szCs w:val="20"/>
        </w:rPr>
        <w:instrText xml:space="preserve"> SEQ Quadro \* ARABIC </w:instrText>
      </w:r>
      <w:r w:rsidRPr="00AB629E">
        <w:rPr>
          <w:i w:val="0"/>
          <w:iCs w:val="0"/>
          <w:color w:val="auto"/>
          <w:sz w:val="20"/>
          <w:szCs w:val="20"/>
        </w:rPr>
        <w:fldChar w:fldCharType="separate"/>
      </w:r>
      <w:r w:rsidR="00C523A9">
        <w:rPr>
          <w:i w:val="0"/>
          <w:iCs w:val="0"/>
          <w:noProof/>
          <w:color w:val="auto"/>
          <w:sz w:val="20"/>
          <w:szCs w:val="20"/>
        </w:rPr>
        <w:t>5</w:t>
      </w:r>
      <w:r w:rsidRPr="00AB629E">
        <w:rPr>
          <w:i w:val="0"/>
          <w:iCs w:val="0"/>
          <w:color w:val="auto"/>
          <w:sz w:val="20"/>
          <w:szCs w:val="20"/>
        </w:rPr>
        <w:fldChar w:fldCharType="end"/>
      </w:r>
      <w:r w:rsidRPr="00AB629E">
        <w:rPr>
          <w:i w:val="0"/>
          <w:iCs w:val="0"/>
          <w:color w:val="auto"/>
          <w:sz w:val="20"/>
          <w:szCs w:val="20"/>
        </w:rPr>
        <w:t xml:space="preserve"> - Requisitos funcionais de aprovação de agendamentos</w:t>
      </w:r>
    </w:p>
    <w:tbl>
      <w:tblPr>
        <w:tblStyle w:val="Tabelacomgrade"/>
        <w:tblW w:w="9072" w:type="dxa"/>
        <w:tblLook w:val="04A0" w:firstRow="1" w:lastRow="0" w:firstColumn="1" w:lastColumn="0" w:noHBand="0" w:noVBand="1"/>
      </w:tblPr>
      <w:tblGrid>
        <w:gridCol w:w="850"/>
        <w:gridCol w:w="1305"/>
        <w:gridCol w:w="5443"/>
        <w:gridCol w:w="1474"/>
      </w:tblGrid>
      <w:tr w:rsidR="00540A40" w:rsidRPr="00AB629E" w14:paraId="7239564A" w14:textId="77777777" w:rsidTr="00540A40">
        <w:tc>
          <w:tcPr>
            <w:tcW w:w="850" w:type="dxa"/>
          </w:tcPr>
          <w:p w14:paraId="3BE33EEE"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ID</w:t>
            </w:r>
          </w:p>
        </w:tc>
        <w:tc>
          <w:tcPr>
            <w:tcW w:w="1305" w:type="dxa"/>
          </w:tcPr>
          <w:p w14:paraId="17F20A01"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Prioridade</w:t>
            </w:r>
          </w:p>
        </w:tc>
        <w:tc>
          <w:tcPr>
            <w:tcW w:w="5443" w:type="dxa"/>
          </w:tcPr>
          <w:p w14:paraId="3B767E2A"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Descrição</w:t>
            </w:r>
          </w:p>
        </w:tc>
        <w:tc>
          <w:tcPr>
            <w:tcW w:w="1474" w:type="dxa"/>
          </w:tcPr>
          <w:p w14:paraId="4BD2D4C5"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Ator</w:t>
            </w:r>
          </w:p>
        </w:tc>
      </w:tr>
      <w:tr w:rsidR="00540A40" w:rsidRPr="00AB629E" w14:paraId="3F91EFF0" w14:textId="77777777" w:rsidTr="00540A40">
        <w:tc>
          <w:tcPr>
            <w:tcW w:w="850" w:type="dxa"/>
          </w:tcPr>
          <w:p w14:paraId="1CB05516" w14:textId="31AEF0EA"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w:t>
            </w:r>
            <w:r w:rsidR="00C31DC3" w:rsidRPr="00AB629E">
              <w:rPr>
                <w:rFonts w:eastAsia="Arial"/>
                <w:kern w:val="0"/>
                <w:sz w:val="20"/>
                <w:szCs w:val="20"/>
                <w:lang w:eastAsia="pt-BR"/>
                <w14:ligatures w14:val="none"/>
              </w:rPr>
              <w:t>25</w:t>
            </w:r>
          </w:p>
        </w:tc>
        <w:tc>
          <w:tcPr>
            <w:tcW w:w="1305" w:type="dxa"/>
          </w:tcPr>
          <w:p w14:paraId="33BCFEBD"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74857904" w14:textId="53695954"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 xml:space="preserve">O </w:t>
            </w:r>
            <w:r w:rsidR="002C5F61" w:rsidRPr="00AB629E">
              <w:rPr>
                <w:rFonts w:eastAsia="Arial"/>
                <w:kern w:val="0"/>
                <w:sz w:val="20"/>
                <w:szCs w:val="20"/>
                <w:lang w:eastAsia="pt-BR"/>
                <w14:ligatures w14:val="none"/>
              </w:rPr>
              <w:t>administrador</w:t>
            </w:r>
            <w:r w:rsidRPr="00AB629E">
              <w:rPr>
                <w:rFonts w:eastAsia="Arial"/>
                <w:kern w:val="0"/>
                <w:sz w:val="20"/>
                <w:szCs w:val="20"/>
                <w:lang w:eastAsia="pt-BR"/>
                <w14:ligatures w14:val="none"/>
              </w:rPr>
              <w:t xml:space="preserve"> deve visualizar todas as solicitações PENDENTES em seu painel.</w:t>
            </w:r>
          </w:p>
        </w:tc>
        <w:tc>
          <w:tcPr>
            <w:tcW w:w="1474" w:type="dxa"/>
          </w:tcPr>
          <w:p w14:paraId="3F807EEC"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Professor</w:t>
            </w:r>
          </w:p>
        </w:tc>
      </w:tr>
      <w:tr w:rsidR="00540A40" w:rsidRPr="00AB629E" w14:paraId="21F21920" w14:textId="77777777" w:rsidTr="00540A40">
        <w:tc>
          <w:tcPr>
            <w:tcW w:w="850" w:type="dxa"/>
          </w:tcPr>
          <w:p w14:paraId="5CAE999C" w14:textId="25FDED6A"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w:t>
            </w:r>
            <w:r w:rsidR="00C31DC3" w:rsidRPr="00AB629E">
              <w:rPr>
                <w:rFonts w:eastAsia="Arial"/>
                <w:kern w:val="0"/>
                <w:sz w:val="20"/>
                <w:szCs w:val="20"/>
                <w:lang w:eastAsia="pt-BR"/>
                <w14:ligatures w14:val="none"/>
              </w:rPr>
              <w:t>26</w:t>
            </w:r>
          </w:p>
        </w:tc>
        <w:tc>
          <w:tcPr>
            <w:tcW w:w="1305" w:type="dxa"/>
          </w:tcPr>
          <w:p w14:paraId="3147E431"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2E0A0292" w14:textId="03FFC79D"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 xml:space="preserve">O </w:t>
            </w:r>
            <w:r w:rsidR="002C5F61" w:rsidRPr="00AB629E">
              <w:rPr>
                <w:rFonts w:eastAsia="Arial"/>
                <w:kern w:val="0"/>
                <w:sz w:val="20"/>
                <w:szCs w:val="20"/>
                <w:lang w:eastAsia="pt-BR"/>
                <w14:ligatures w14:val="none"/>
              </w:rPr>
              <w:t>administrador</w:t>
            </w:r>
            <w:r w:rsidRPr="00AB629E">
              <w:rPr>
                <w:rFonts w:eastAsia="Arial"/>
                <w:kern w:val="0"/>
                <w:sz w:val="20"/>
                <w:szCs w:val="20"/>
                <w:lang w:eastAsia="pt-BR"/>
                <w14:ligatures w14:val="none"/>
              </w:rPr>
              <w:t xml:space="preserve"> deve poder APROVAR ou REJEITAR cada solicitação, com campo opcional de observações.</w:t>
            </w:r>
          </w:p>
        </w:tc>
        <w:tc>
          <w:tcPr>
            <w:tcW w:w="1474" w:type="dxa"/>
          </w:tcPr>
          <w:p w14:paraId="51115B8D"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Professor</w:t>
            </w:r>
          </w:p>
        </w:tc>
      </w:tr>
      <w:tr w:rsidR="00540A40" w:rsidRPr="00AB629E" w14:paraId="48FD8E03" w14:textId="77777777" w:rsidTr="00540A40">
        <w:tc>
          <w:tcPr>
            <w:tcW w:w="850" w:type="dxa"/>
          </w:tcPr>
          <w:p w14:paraId="5FBA9F7D" w14:textId="751D0D1E"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w:t>
            </w:r>
            <w:r w:rsidR="00C31DC3" w:rsidRPr="00AB629E">
              <w:rPr>
                <w:rFonts w:eastAsia="Arial"/>
                <w:kern w:val="0"/>
                <w:sz w:val="20"/>
                <w:szCs w:val="20"/>
                <w:lang w:eastAsia="pt-BR"/>
                <w14:ligatures w14:val="none"/>
              </w:rPr>
              <w:t>27</w:t>
            </w:r>
          </w:p>
        </w:tc>
        <w:tc>
          <w:tcPr>
            <w:tcW w:w="1305" w:type="dxa"/>
          </w:tcPr>
          <w:p w14:paraId="15856776"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39DEE6AB"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Ao aprovar/rejeitar, o sistema deve atualizar o status da reserva e gerar notificação para o aluno.</w:t>
            </w:r>
          </w:p>
        </w:tc>
        <w:tc>
          <w:tcPr>
            <w:tcW w:w="1474" w:type="dxa"/>
          </w:tcPr>
          <w:p w14:paraId="37440EEE"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Sistema</w:t>
            </w:r>
          </w:p>
        </w:tc>
      </w:tr>
      <w:tr w:rsidR="00540A40" w:rsidRPr="00AB629E" w14:paraId="298A4A0C" w14:textId="77777777" w:rsidTr="00540A40">
        <w:tc>
          <w:tcPr>
            <w:tcW w:w="850" w:type="dxa"/>
          </w:tcPr>
          <w:p w14:paraId="423DE2DB" w14:textId="1B190156" w:rsidR="00540A40" w:rsidRPr="00AB629E" w:rsidRDefault="00540A40"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RF28</w:t>
            </w:r>
          </w:p>
        </w:tc>
        <w:tc>
          <w:tcPr>
            <w:tcW w:w="1305" w:type="dxa"/>
          </w:tcPr>
          <w:p w14:paraId="5B34B643" w14:textId="77777777" w:rsidR="00540A40" w:rsidRPr="00AB629E" w:rsidRDefault="00540A40"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Importante</w:t>
            </w:r>
          </w:p>
        </w:tc>
        <w:tc>
          <w:tcPr>
            <w:tcW w:w="5443" w:type="dxa"/>
          </w:tcPr>
          <w:p w14:paraId="35360666" w14:textId="77777777" w:rsidR="00540A40" w:rsidRPr="00AB629E" w:rsidRDefault="00540A40"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 xml:space="preserve">Notificações devem aparecer no painel do aluno em tempo próximo do real (polling ou </w:t>
            </w:r>
            <w:commentRangeStart w:id="251"/>
            <w:r w:rsidRPr="00AB629E">
              <w:rPr>
                <w:rFonts w:eastAsia="Arial"/>
                <w:kern w:val="0"/>
                <w:sz w:val="20"/>
                <w:szCs w:val="20"/>
                <w:lang w:eastAsia="pt-BR"/>
                <w14:ligatures w14:val="none"/>
              </w:rPr>
              <w:t>WebSocket</w:t>
            </w:r>
            <w:commentRangeEnd w:id="251"/>
            <w:r w:rsidR="00184408" w:rsidRPr="00AB629E">
              <w:rPr>
                <w:rStyle w:val="Refdecomentrio"/>
                <w:rFonts w:eastAsia="Arial"/>
                <w:kern w:val="0"/>
                <w:sz w:val="20"/>
                <w:szCs w:val="20"/>
                <w:lang w:eastAsia="pt-BR"/>
                <w14:ligatures w14:val="none"/>
              </w:rPr>
              <w:commentReference w:id="251"/>
            </w:r>
            <w:r w:rsidRPr="00AB629E">
              <w:rPr>
                <w:rFonts w:eastAsia="Arial"/>
                <w:kern w:val="0"/>
                <w:sz w:val="20"/>
                <w:szCs w:val="20"/>
                <w:lang w:eastAsia="pt-BR"/>
                <w14:ligatures w14:val="none"/>
              </w:rPr>
              <w:t>).</w:t>
            </w:r>
          </w:p>
        </w:tc>
        <w:tc>
          <w:tcPr>
            <w:tcW w:w="1474" w:type="dxa"/>
          </w:tcPr>
          <w:p w14:paraId="104105DB" w14:textId="336B44AA" w:rsidR="00540A40" w:rsidRPr="00AB629E" w:rsidRDefault="00540A40" w:rsidP="00AB629E">
            <w:pPr>
              <w:spacing w:line="240" w:lineRule="auto"/>
              <w:jc w:val="left"/>
              <w:rPr>
                <w:rFonts w:eastAsia="Arial"/>
                <w:kern w:val="0"/>
                <w:sz w:val="20"/>
                <w:szCs w:val="20"/>
                <w:lang w:eastAsia="pt-BR"/>
                <w14:ligatures w14:val="none"/>
              </w:rPr>
            </w:pPr>
          </w:p>
        </w:tc>
      </w:tr>
    </w:tbl>
    <w:p w14:paraId="2A345137" w14:textId="77777777" w:rsidR="00540A40" w:rsidRPr="00AB629E" w:rsidRDefault="00540A40" w:rsidP="00AB629E">
      <w:pPr>
        <w:spacing w:line="240" w:lineRule="auto"/>
        <w:jc w:val="center"/>
        <w:rPr>
          <w:sz w:val="20"/>
          <w:szCs w:val="20"/>
        </w:rPr>
      </w:pPr>
      <w:r w:rsidRPr="00AB629E">
        <w:rPr>
          <w:sz w:val="20"/>
          <w:szCs w:val="20"/>
        </w:rPr>
        <w:t>Fonte: elaborado pelos autores (2026).</w:t>
      </w:r>
    </w:p>
    <w:p w14:paraId="25578920" w14:textId="77777777" w:rsidR="00540A40" w:rsidRPr="00AB629E" w:rsidRDefault="00540A40" w:rsidP="001A59A0">
      <w:pPr>
        <w:rPr>
          <w:lang w:eastAsia="pt-BR"/>
        </w:rPr>
      </w:pPr>
    </w:p>
    <w:p w14:paraId="2F1884C5" w14:textId="35A675C7" w:rsidR="00540A40" w:rsidRPr="00AB629E" w:rsidRDefault="00540A40" w:rsidP="00AB629E">
      <w:pPr>
        <w:pStyle w:val="Legenda"/>
        <w:keepNext/>
        <w:spacing w:after="0"/>
        <w:jc w:val="center"/>
        <w:rPr>
          <w:i w:val="0"/>
          <w:iCs w:val="0"/>
          <w:color w:val="auto"/>
          <w:sz w:val="20"/>
          <w:szCs w:val="20"/>
        </w:rPr>
      </w:pPr>
      <w:r w:rsidRPr="00AB629E">
        <w:rPr>
          <w:i w:val="0"/>
          <w:iCs w:val="0"/>
          <w:color w:val="auto"/>
          <w:sz w:val="20"/>
          <w:szCs w:val="20"/>
        </w:rPr>
        <w:t xml:space="preserve">Quadro </w:t>
      </w:r>
      <w:r w:rsidRPr="00AB629E">
        <w:rPr>
          <w:i w:val="0"/>
          <w:iCs w:val="0"/>
          <w:color w:val="auto"/>
          <w:sz w:val="20"/>
          <w:szCs w:val="20"/>
        </w:rPr>
        <w:fldChar w:fldCharType="begin"/>
      </w:r>
      <w:r w:rsidRPr="00AB629E">
        <w:rPr>
          <w:i w:val="0"/>
          <w:iCs w:val="0"/>
          <w:color w:val="auto"/>
          <w:sz w:val="20"/>
          <w:szCs w:val="20"/>
        </w:rPr>
        <w:instrText xml:space="preserve"> SEQ Quadro \* ARABIC </w:instrText>
      </w:r>
      <w:r w:rsidRPr="00AB629E">
        <w:rPr>
          <w:i w:val="0"/>
          <w:iCs w:val="0"/>
          <w:color w:val="auto"/>
          <w:sz w:val="20"/>
          <w:szCs w:val="20"/>
        </w:rPr>
        <w:fldChar w:fldCharType="separate"/>
      </w:r>
      <w:r w:rsidR="00C523A9">
        <w:rPr>
          <w:i w:val="0"/>
          <w:iCs w:val="0"/>
          <w:noProof/>
          <w:color w:val="auto"/>
          <w:sz w:val="20"/>
          <w:szCs w:val="20"/>
        </w:rPr>
        <w:t>6</w:t>
      </w:r>
      <w:r w:rsidRPr="00AB629E">
        <w:rPr>
          <w:i w:val="0"/>
          <w:iCs w:val="0"/>
          <w:color w:val="auto"/>
          <w:sz w:val="20"/>
          <w:szCs w:val="20"/>
        </w:rPr>
        <w:fldChar w:fldCharType="end"/>
      </w:r>
      <w:r w:rsidRPr="00AB629E">
        <w:rPr>
          <w:i w:val="0"/>
          <w:iCs w:val="0"/>
          <w:color w:val="auto"/>
          <w:sz w:val="20"/>
          <w:szCs w:val="20"/>
        </w:rPr>
        <w:t xml:space="preserve"> - Requisitos funcionais do administrador</w:t>
      </w:r>
    </w:p>
    <w:tbl>
      <w:tblPr>
        <w:tblStyle w:val="Tabelacomgrade"/>
        <w:tblW w:w="9072" w:type="dxa"/>
        <w:tblLook w:val="04A0" w:firstRow="1" w:lastRow="0" w:firstColumn="1" w:lastColumn="0" w:noHBand="0" w:noVBand="1"/>
      </w:tblPr>
      <w:tblGrid>
        <w:gridCol w:w="850"/>
        <w:gridCol w:w="1305"/>
        <w:gridCol w:w="5443"/>
        <w:gridCol w:w="1474"/>
      </w:tblGrid>
      <w:tr w:rsidR="00540A40" w:rsidRPr="00AB629E" w14:paraId="11F48649" w14:textId="77777777" w:rsidTr="00540A40">
        <w:tc>
          <w:tcPr>
            <w:tcW w:w="850" w:type="dxa"/>
          </w:tcPr>
          <w:p w14:paraId="06AB9070"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ID</w:t>
            </w:r>
          </w:p>
        </w:tc>
        <w:tc>
          <w:tcPr>
            <w:tcW w:w="1305" w:type="dxa"/>
          </w:tcPr>
          <w:p w14:paraId="7ED0D154"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Prioridade</w:t>
            </w:r>
          </w:p>
        </w:tc>
        <w:tc>
          <w:tcPr>
            <w:tcW w:w="5443" w:type="dxa"/>
          </w:tcPr>
          <w:p w14:paraId="2BFB9002"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Descrição</w:t>
            </w:r>
          </w:p>
        </w:tc>
        <w:tc>
          <w:tcPr>
            <w:tcW w:w="1474" w:type="dxa"/>
          </w:tcPr>
          <w:p w14:paraId="6CD06661"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b/>
                <w:bCs/>
                <w:kern w:val="0"/>
                <w:sz w:val="20"/>
                <w:szCs w:val="20"/>
                <w:lang w:eastAsia="pt-BR"/>
                <w14:ligatures w14:val="none"/>
              </w:rPr>
              <w:t>Ator</w:t>
            </w:r>
          </w:p>
        </w:tc>
      </w:tr>
      <w:tr w:rsidR="00540A40" w:rsidRPr="00AB629E" w14:paraId="6225CD8F" w14:textId="77777777" w:rsidTr="00540A40">
        <w:tc>
          <w:tcPr>
            <w:tcW w:w="850" w:type="dxa"/>
          </w:tcPr>
          <w:p w14:paraId="6CD0597C" w14:textId="4831A938"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w:t>
            </w:r>
            <w:r w:rsidR="00C31DC3" w:rsidRPr="00AB629E">
              <w:rPr>
                <w:rFonts w:eastAsia="Arial"/>
                <w:kern w:val="0"/>
                <w:sz w:val="20"/>
                <w:szCs w:val="20"/>
                <w:lang w:eastAsia="pt-BR"/>
                <w14:ligatures w14:val="none"/>
              </w:rPr>
              <w:t>29</w:t>
            </w:r>
          </w:p>
        </w:tc>
        <w:tc>
          <w:tcPr>
            <w:tcW w:w="1305" w:type="dxa"/>
          </w:tcPr>
          <w:p w14:paraId="1005E861"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4DB08E4E"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O admin deve realizar CRUD completo de Salas (criar, listar, editar, desativar).</w:t>
            </w:r>
          </w:p>
        </w:tc>
        <w:tc>
          <w:tcPr>
            <w:tcW w:w="1474" w:type="dxa"/>
          </w:tcPr>
          <w:p w14:paraId="0950219A"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Admin</w:t>
            </w:r>
          </w:p>
        </w:tc>
      </w:tr>
      <w:tr w:rsidR="00540A40" w:rsidRPr="00AB629E" w14:paraId="64BBBF50" w14:textId="77777777" w:rsidTr="00540A40">
        <w:tc>
          <w:tcPr>
            <w:tcW w:w="850" w:type="dxa"/>
          </w:tcPr>
          <w:p w14:paraId="5F4BE520" w14:textId="06D969BC"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RF3</w:t>
            </w:r>
            <w:r w:rsidR="00C31DC3" w:rsidRPr="00AB629E">
              <w:rPr>
                <w:rFonts w:eastAsia="Arial"/>
                <w:kern w:val="0"/>
                <w:sz w:val="20"/>
                <w:szCs w:val="20"/>
                <w:lang w:eastAsia="pt-BR"/>
                <w14:ligatures w14:val="none"/>
              </w:rPr>
              <w:t>0</w:t>
            </w:r>
          </w:p>
        </w:tc>
        <w:tc>
          <w:tcPr>
            <w:tcW w:w="1305" w:type="dxa"/>
          </w:tcPr>
          <w:p w14:paraId="7DA1F854"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49C0AA72"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O admin deve realizar CRUD completo de Equipamentos associados a salas.</w:t>
            </w:r>
          </w:p>
        </w:tc>
        <w:tc>
          <w:tcPr>
            <w:tcW w:w="1474" w:type="dxa"/>
          </w:tcPr>
          <w:p w14:paraId="7F57C209"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Admin</w:t>
            </w:r>
          </w:p>
        </w:tc>
      </w:tr>
      <w:tr w:rsidR="00540A40" w:rsidRPr="00AB629E" w14:paraId="7D96F8ED" w14:textId="77777777" w:rsidTr="00540A40">
        <w:tc>
          <w:tcPr>
            <w:tcW w:w="850" w:type="dxa"/>
          </w:tcPr>
          <w:p w14:paraId="11A75D92" w14:textId="45C5E10C"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RF3</w:t>
            </w:r>
            <w:r w:rsidR="00C31DC3" w:rsidRPr="00AB629E">
              <w:rPr>
                <w:rFonts w:eastAsia="Arial"/>
                <w:kern w:val="0"/>
                <w:sz w:val="20"/>
                <w:szCs w:val="20"/>
                <w:lang w:eastAsia="pt-BR"/>
                <w14:ligatures w14:val="none"/>
              </w:rPr>
              <w:t>1</w:t>
            </w:r>
          </w:p>
        </w:tc>
        <w:tc>
          <w:tcPr>
            <w:tcW w:w="1305" w:type="dxa"/>
          </w:tcPr>
          <w:p w14:paraId="5CBD6707"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Essencial</w:t>
            </w:r>
          </w:p>
        </w:tc>
        <w:tc>
          <w:tcPr>
            <w:tcW w:w="5443" w:type="dxa"/>
          </w:tcPr>
          <w:p w14:paraId="69267233"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O admin deve parametrizar regras de funcionamento por sala: dias/horários de abertura, duração mínima e máxima das reservas, antecedência mínima.</w:t>
            </w:r>
          </w:p>
        </w:tc>
        <w:tc>
          <w:tcPr>
            <w:tcW w:w="1474" w:type="dxa"/>
          </w:tcPr>
          <w:p w14:paraId="02F7F5A2"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Admin</w:t>
            </w:r>
          </w:p>
        </w:tc>
      </w:tr>
      <w:tr w:rsidR="00540A40" w:rsidRPr="00AB629E" w14:paraId="14D4734B" w14:textId="77777777" w:rsidTr="00540A40">
        <w:tc>
          <w:tcPr>
            <w:tcW w:w="850" w:type="dxa"/>
          </w:tcPr>
          <w:p w14:paraId="23D89B55" w14:textId="5BE41D6C"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RF3</w:t>
            </w:r>
            <w:r w:rsidR="00C31DC3" w:rsidRPr="00AB629E">
              <w:rPr>
                <w:rFonts w:eastAsia="Arial"/>
                <w:kern w:val="0"/>
                <w:sz w:val="20"/>
                <w:szCs w:val="20"/>
                <w:lang w:eastAsia="pt-BR"/>
                <w14:ligatures w14:val="none"/>
              </w:rPr>
              <w:t>2</w:t>
            </w:r>
          </w:p>
        </w:tc>
        <w:tc>
          <w:tcPr>
            <w:tcW w:w="1305" w:type="dxa"/>
          </w:tcPr>
          <w:p w14:paraId="47CBC067"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Importante</w:t>
            </w:r>
          </w:p>
        </w:tc>
        <w:tc>
          <w:tcPr>
            <w:tcW w:w="5443" w:type="dxa"/>
          </w:tcPr>
          <w:p w14:paraId="6EA115EB"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O admin deve gerenciar usuários (ativar, desativar, alterar papéis).</w:t>
            </w:r>
          </w:p>
        </w:tc>
        <w:tc>
          <w:tcPr>
            <w:tcW w:w="1474" w:type="dxa"/>
          </w:tcPr>
          <w:p w14:paraId="34D2C4CB"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Admin</w:t>
            </w:r>
          </w:p>
        </w:tc>
      </w:tr>
      <w:tr w:rsidR="00540A40" w:rsidRPr="00AB629E" w14:paraId="27C0B8BC" w14:textId="77777777" w:rsidTr="00540A40">
        <w:tc>
          <w:tcPr>
            <w:tcW w:w="850" w:type="dxa"/>
          </w:tcPr>
          <w:p w14:paraId="3557CC07" w14:textId="75C93C55"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RF3</w:t>
            </w:r>
            <w:r w:rsidR="00C31DC3" w:rsidRPr="00AB629E">
              <w:rPr>
                <w:rFonts w:eastAsia="Arial"/>
                <w:kern w:val="0"/>
                <w:sz w:val="20"/>
                <w:szCs w:val="20"/>
                <w:lang w:eastAsia="pt-BR"/>
                <w14:ligatures w14:val="none"/>
              </w:rPr>
              <w:t>3</w:t>
            </w:r>
          </w:p>
        </w:tc>
        <w:tc>
          <w:tcPr>
            <w:tcW w:w="1305" w:type="dxa"/>
          </w:tcPr>
          <w:p w14:paraId="043B02D6"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Importante</w:t>
            </w:r>
          </w:p>
        </w:tc>
        <w:tc>
          <w:tcPr>
            <w:tcW w:w="5443" w:type="dxa"/>
          </w:tcPr>
          <w:p w14:paraId="66E87A7F"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O admin deve acessar logs de auditoria de todas as operações sensíveis.</w:t>
            </w:r>
          </w:p>
        </w:tc>
        <w:tc>
          <w:tcPr>
            <w:tcW w:w="1474" w:type="dxa"/>
          </w:tcPr>
          <w:p w14:paraId="7FB04129"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Admin</w:t>
            </w:r>
          </w:p>
        </w:tc>
      </w:tr>
      <w:tr w:rsidR="00540A40" w:rsidRPr="00AB629E" w14:paraId="32AB0595" w14:textId="77777777" w:rsidTr="00540A40">
        <w:tc>
          <w:tcPr>
            <w:tcW w:w="850" w:type="dxa"/>
          </w:tcPr>
          <w:p w14:paraId="277BBB12" w14:textId="128221E2"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RF3</w:t>
            </w:r>
            <w:r w:rsidR="00C31DC3" w:rsidRPr="00AB629E">
              <w:rPr>
                <w:rFonts w:eastAsia="Arial"/>
                <w:kern w:val="0"/>
                <w:sz w:val="20"/>
                <w:szCs w:val="20"/>
                <w:lang w:eastAsia="pt-BR"/>
                <w14:ligatures w14:val="none"/>
              </w:rPr>
              <w:t>4</w:t>
            </w:r>
          </w:p>
        </w:tc>
        <w:tc>
          <w:tcPr>
            <w:tcW w:w="1305" w:type="dxa"/>
          </w:tcPr>
          <w:p w14:paraId="50C472E9"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Desejável</w:t>
            </w:r>
          </w:p>
        </w:tc>
        <w:tc>
          <w:tcPr>
            <w:tcW w:w="5443" w:type="dxa"/>
          </w:tcPr>
          <w:p w14:paraId="1B793887"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O admin deve gerar relatórios gerenciais (ocupação por sala, aprovações por professor).</w:t>
            </w:r>
          </w:p>
        </w:tc>
        <w:tc>
          <w:tcPr>
            <w:tcW w:w="1474" w:type="dxa"/>
          </w:tcPr>
          <w:p w14:paraId="147A4B64" w14:textId="77777777" w:rsidR="0082272A" w:rsidRPr="00AB629E" w:rsidRDefault="0082272A" w:rsidP="00AB629E">
            <w:pPr>
              <w:spacing w:line="240" w:lineRule="auto"/>
              <w:jc w:val="left"/>
              <w:rPr>
                <w:rFonts w:eastAsia="Arial"/>
                <w:kern w:val="0"/>
                <w:sz w:val="20"/>
                <w:szCs w:val="20"/>
                <w:lang w:eastAsia="pt-BR"/>
                <w14:ligatures w14:val="none"/>
              </w:rPr>
            </w:pPr>
            <w:r w:rsidRPr="00AB629E">
              <w:rPr>
                <w:rFonts w:eastAsia="Arial"/>
                <w:kern w:val="0"/>
                <w:sz w:val="20"/>
                <w:szCs w:val="20"/>
                <w:lang w:eastAsia="pt-BR"/>
                <w14:ligatures w14:val="none"/>
              </w:rPr>
              <w:t>Admin</w:t>
            </w:r>
          </w:p>
        </w:tc>
      </w:tr>
    </w:tbl>
    <w:p w14:paraId="05F4447C" w14:textId="77777777" w:rsidR="00540A40" w:rsidRPr="00AB629E" w:rsidRDefault="00540A40" w:rsidP="00AB629E">
      <w:pPr>
        <w:spacing w:line="240" w:lineRule="auto"/>
        <w:jc w:val="center"/>
        <w:rPr>
          <w:sz w:val="20"/>
          <w:szCs w:val="20"/>
        </w:rPr>
      </w:pPr>
      <w:r w:rsidRPr="00AB629E">
        <w:rPr>
          <w:sz w:val="20"/>
          <w:szCs w:val="20"/>
        </w:rPr>
        <w:t>Fonte: elaborado pelos autores (2026).</w:t>
      </w:r>
    </w:p>
    <w:p w14:paraId="111F5036" w14:textId="7954EC2C" w:rsidR="00922B7A" w:rsidRDefault="00922B7A">
      <w:pPr>
        <w:spacing w:after="160" w:line="278" w:lineRule="auto"/>
        <w:jc w:val="left"/>
      </w:pPr>
      <w:r>
        <w:br w:type="page"/>
      </w:r>
    </w:p>
    <w:p w14:paraId="49F55BE7" w14:textId="287DDF30" w:rsidR="00922B7A" w:rsidRDefault="00922B7A" w:rsidP="00922B7A">
      <w:pPr>
        <w:pStyle w:val="Ttulo1"/>
        <w:numPr>
          <w:ilvl w:val="0"/>
          <w:numId w:val="0"/>
        </w:numPr>
        <w:jc w:val="center"/>
      </w:pPr>
      <w:bookmarkStart w:id="252" w:name="_Toc230215521"/>
      <w:r>
        <w:lastRenderedPageBreak/>
        <w:t>APÊNDICE C - REQUISITOS NÃO FUNCIONAIS</w:t>
      </w:r>
      <w:bookmarkEnd w:id="252"/>
    </w:p>
    <w:p w14:paraId="4712F135" w14:textId="46943EC8" w:rsidR="000C3A90" w:rsidRPr="000C3A90" w:rsidRDefault="000C3A90" w:rsidP="000C3A90">
      <w:pPr>
        <w:rPr>
          <w:lang w:eastAsia="pt-BR"/>
        </w:rPr>
      </w:pPr>
    </w:p>
    <w:p w14:paraId="4B79DEF2" w14:textId="6B13237E" w:rsidR="000C3A90" w:rsidRPr="001A59A0" w:rsidRDefault="000C3A90" w:rsidP="001A59A0">
      <w:pPr>
        <w:pStyle w:val="Legenda"/>
        <w:keepNext/>
        <w:spacing w:after="0"/>
        <w:jc w:val="center"/>
        <w:rPr>
          <w:i w:val="0"/>
          <w:iCs w:val="0"/>
          <w:color w:val="auto"/>
          <w:sz w:val="20"/>
          <w:szCs w:val="20"/>
        </w:rPr>
      </w:pPr>
      <w:r w:rsidRPr="001A59A0">
        <w:rPr>
          <w:i w:val="0"/>
          <w:iCs w:val="0"/>
          <w:color w:val="auto"/>
          <w:sz w:val="20"/>
          <w:szCs w:val="20"/>
        </w:rPr>
        <w:t xml:space="preserve">Quadro </w:t>
      </w:r>
      <w:r w:rsidRPr="001A59A0">
        <w:rPr>
          <w:i w:val="0"/>
          <w:iCs w:val="0"/>
          <w:color w:val="auto"/>
          <w:sz w:val="20"/>
          <w:szCs w:val="20"/>
        </w:rPr>
        <w:fldChar w:fldCharType="begin"/>
      </w:r>
      <w:r w:rsidRPr="001A59A0">
        <w:rPr>
          <w:i w:val="0"/>
          <w:iCs w:val="0"/>
          <w:color w:val="auto"/>
          <w:sz w:val="20"/>
          <w:szCs w:val="20"/>
        </w:rPr>
        <w:instrText xml:space="preserve"> SEQ Quadro \* ARABIC </w:instrText>
      </w:r>
      <w:r w:rsidRPr="001A59A0">
        <w:rPr>
          <w:i w:val="0"/>
          <w:iCs w:val="0"/>
          <w:color w:val="auto"/>
          <w:sz w:val="20"/>
          <w:szCs w:val="20"/>
        </w:rPr>
        <w:fldChar w:fldCharType="separate"/>
      </w:r>
      <w:r w:rsidR="00C523A9">
        <w:rPr>
          <w:i w:val="0"/>
          <w:iCs w:val="0"/>
          <w:noProof/>
          <w:color w:val="auto"/>
          <w:sz w:val="20"/>
          <w:szCs w:val="20"/>
        </w:rPr>
        <w:t>7</w:t>
      </w:r>
      <w:r w:rsidRPr="001A59A0">
        <w:rPr>
          <w:i w:val="0"/>
          <w:iCs w:val="0"/>
          <w:color w:val="auto"/>
          <w:sz w:val="20"/>
          <w:szCs w:val="20"/>
        </w:rPr>
        <w:fldChar w:fldCharType="end"/>
      </w:r>
      <w:r w:rsidR="00524C26" w:rsidRPr="001A59A0">
        <w:rPr>
          <w:i w:val="0"/>
          <w:iCs w:val="0"/>
          <w:color w:val="auto"/>
          <w:sz w:val="20"/>
          <w:szCs w:val="20"/>
        </w:rPr>
        <w:t xml:space="preserve"> - Requisitos não funcionais de desempenho</w:t>
      </w:r>
    </w:p>
    <w:tbl>
      <w:tblPr>
        <w:tblStyle w:val="Tabelacomgrade"/>
        <w:tblW w:w="9072" w:type="dxa"/>
        <w:tblLook w:val="04A0" w:firstRow="1" w:lastRow="0" w:firstColumn="1" w:lastColumn="0" w:noHBand="0" w:noVBand="1"/>
      </w:tblPr>
      <w:tblGrid>
        <w:gridCol w:w="964"/>
        <w:gridCol w:w="1305"/>
        <w:gridCol w:w="6803"/>
      </w:tblGrid>
      <w:tr w:rsidR="000C3A90" w:rsidRPr="001A59A0" w14:paraId="60A8843C" w14:textId="77777777" w:rsidTr="000C3A90">
        <w:tc>
          <w:tcPr>
            <w:tcW w:w="964" w:type="dxa"/>
          </w:tcPr>
          <w:p w14:paraId="3CBC4C54"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ID</w:t>
            </w:r>
          </w:p>
        </w:tc>
        <w:tc>
          <w:tcPr>
            <w:tcW w:w="1305" w:type="dxa"/>
          </w:tcPr>
          <w:p w14:paraId="1EC916B2"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Prioridade</w:t>
            </w:r>
          </w:p>
        </w:tc>
        <w:tc>
          <w:tcPr>
            <w:tcW w:w="6803" w:type="dxa"/>
          </w:tcPr>
          <w:p w14:paraId="23787EE3"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Descrição</w:t>
            </w:r>
          </w:p>
        </w:tc>
      </w:tr>
      <w:tr w:rsidR="000C3A90" w:rsidRPr="001A59A0" w14:paraId="4FF5C272" w14:textId="77777777" w:rsidTr="000C3A90">
        <w:tc>
          <w:tcPr>
            <w:tcW w:w="964" w:type="dxa"/>
          </w:tcPr>
          <w:p w14:paraId="3BE5CD5C"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RNF01</w:t>
            </w:r>
          </w:p>
        </w:tc>
        <w:tc>
          <w:tcPr>
            <w:tcW w:w="1305" w:type="dxa"/>
          </w:tcPr>
          <w:p w14:paraId="7A041AE9"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0A894A58"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O tempo de resposta do backend para operações CRUD simples deve ser inferior a 500 ms no percentil 95, sob carga de até 100 usuários concorrentes.</w:t>
            </w:r>
          </w:p>
        </w:tc>
      </w:tr>
      <w:tr w:rsidR="000C3A90" w:rsidRPr="001A59A0" w14:paraId="5889B802" w14:textId="77777777" w:rsidTr="000C3A90">
        <w:tc>
          <w:tcPr>
            <w:tcW w:w="964" w:type="dxa"/>
          </w:tcPr>
          <w:p w14:paraId="22317D43"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RNF02</w:t>
            </w:r>
          </w:p>
        </w:tc>
        <w:tc>
          <w:tcPr>
            <w:tcW w:w="1305" w:type="dxa"/>
          </w:tcPr>
          <w:p w14:paraId="5F9F31C1"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79449EB6"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O tempo de resposta do chat de IA (geração completa) deve ser inferior a 8 segundos para respostas de até 300 tokens, em hardware mínimo recomendado.</w:t>
            </w:r>
          </w:p>
        </w:tc>
      </w:tr>
      <w:tr w:rsidR="000C3A90" w:rsidRPr="001A59A0" w14:paraId="3D9E8969" w14:textId="77777777" w:rsidTr="000C3A90">
        <w:tc>
          <w:tcPr>
            <w:tcW w:w="964" w:type="dxa"/>
          </w:tcPr>
          <w:p w14:paraId="3665035D"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RNF03</w:t>
            </w:r>
          </w:p>
        </w:tc>
        <w:tc>
          <w:tcPr>
            <w:tcW w:w="1305" w:type="dxa"/>
          </w:tcPr>
          <w:p w14:paraId="5C3ECA12"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Importante</w:t>
            </w:r>
          </w:p>
        </w:tc>
        <w:tc>
          <w:tcPr>
            <w:tcW w:w="6803" w:type="dxa"/>
          </w:tcPr>
          <w:p w14:paraId="6FDAF2B9" w14:textId="77777777" w:rsidR="000C3A90" w:rsidRPr="001A59A0" w:rsidRDefault="000C3A90" w:rsidP="001A59A0">
            <w:pPr>
              <w:spacing w:line="240" w:lineRule="auto"/>
              <w:jc w:val="left"/>
              <w:rPr>
                <w:rFonts w:eastAsia="Arial"/>
                <w:kern w:val="0"/>
                <w:sz w:val="20"/>
                <w:szCs w:val="20"/>
                <w:lang w:eastAsia="pt-BR"/>
                <w14:ligatures w14:val="none"/>
              </w:rPr>
            </w:pPr>
            <w:commentRangeStart w:id="253"/>
            <w:r w:rsidRPr="001A59A0">
              <w:rPr>
                <w:rFonts w:eastAsia="Arial"/>
                <w:kern w:val="0"/>
                <w:sz w:val="20"/>
                <w:szCs w:val="20"/>
                <w:lang w:eastAsia="pt-BR"/>
                <w14:ligatures w14:val="none"/>
              </w:rPr>
              <w:t>A busca vetorial RAG deve retornar os top-k chunks em menos de 300 ms para bases de até 10.000 documentos.</w:t>
            </w:r>
            <w:commentRangeEnd w:id="253"/>
            <w:r w:rsidR="009B3595" w:rsidRPr="001A59A0">
              <w:rPr>
                <w:rStyle w:val="Refdecomentrio"/>
                <w:rFonts w:eastAsia="Arial"/>
                <w:kern w:val="0"/>
                <w:sz w:val="20"/>
                <w:szCs w:val="20"/>
                <w:lang w:eastAsia="pt-BR"/>
                <w14:ligatures w14:val="none"/>
              </w:rPr>
              <w:commentReference w:id="253"/>
            </w:r>
          </w:p>
        </w:tc>
      </w:tr>
      <w:tr w:rsidR="000C3A90" w:rsidRPr="001A59A0" w14:paraId="40330961" w14:textId="77777777" w:rsidTr="000C3A90">
        <w:tc>
          <w:tcPr>
            <w:tcW w:w="964" w:type="dxa"/>
          </w:tcPr>
          <w:p w14:paraId="060A51B2"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RNF04</w:t>
            </w:r>
          </w:p>
        </w:tc>
        <w:tc>
          <w:tcPr>
            <w:tcW w:w="1305" w:type="dxa"/>
          </w:tcPr>
          <w:p w14:paraId="54ECD741"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Importante</w:t>
            </w:r>
          </w:p>
        </w:tc>
        <w:tc>
          <w:tcPr>
            <w:tcW w:w="6803" w:type="dxa"/>
          </w:tcPr>
          <w:p w14:paraId="1D0ABE4B" w14:textId="3A7A6894"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O carregamento inicial da SPA deve ocorrer em até 3 segundos</w:t>
            </w:r>
            <w:r w:rsidR="002C5F61" w:rsidRPr="001A59A0">
              <w:rPr>
                <w:rFonts w:eastAsia="Arial"/>
                <w:kern w:val="0"/>
                <w:sz w:val="20"/>
                <w:szCs w:val="20"/>
                <w:lang w:eastAsia="pt-BR"/>
                <w14:ligatures w14:val="none"/>
              </w:rPr>
              <w:t>, com o carregamento dos modelos de IA ocorrendo de forma assíncrona em segundo plano</w:t>
            </w:r>
            <w:r w:rsidRPr="001A59A0">
              <w:rPr>
                <w:rFonts w:eastAsia="Arial"/>
                <w:kern w:val="0"/>
                <w:sz w:val="20"/>
                <w:szCs w:val="20"/>
                <w:lang w:eastAsia="pt-BR"/>
                <w14:ligatures w14:val="none"/>
              </w:rPr>
              <w:t>.</w:t>
            </w:r>
          </w:p>
        </w:tc>
      </w:tr>
    </w:tbl>
    <w:p w14:paraId="00FBA8AE" w14:textId="2FACECE7" w:rsidR="000C3A90" w:rsidRPr="001A59A0" w:rsidRDefault="00524C26" w:rsidP="001A59A0">
      <w:pPr>
        <w:spacing w:line="240" w:lineRule="auto"/>
        <w:jc w:val="center"/>
        <w:rPr>
          <w:sz w:val="20"/>
          <w:szCs w:val="20"/>
        </w:rPr>
      </w:pPr>
      <w:r w:rsidRPr="001A59A0">
        <w:rPr>
          <w:sz w:val="20"/>
          <w:szCs w:val="20"/>
        </w:rPr>
        <w:t>Fonte: elaborado pelos autores (2026).</w:t>
      </w:r>
    </w:p>
    <w:p w14:paraId="356E163C" w14:textId="77777777" w:rsidR="00524C26" w:rsidRPr="001A59A0" w:rsidRDefault="00524C26" w:rsidP="001A59A0">
      <w:pPr>
        <w:rPr>
          <w:lang w:eastAsia="pt-BR"/>
        </w:rPr>
      </w:pPr>
    </w:p>
    <w:p w14:paraId="09B3D4A9" w14:textId="279FA2EE" w:rsidR="000C3A90" w:rsidRPr="001A59A0" w:rsidRDefault="000C3A90" w:rsidP="001A59A0">
      <w:pPr>
        <w:pStyle w:val="Legenda"/>
        <w:keepNext/>
        <w:spacing w:after="0"/>
        <w:jc w:val="center"/>
        <w:rPr>
          <w:i w:val="0"/>
          <w:iCs w:val="0"/>
          <w:color w:val="auto"/>
          <w:sz w:val="20"/>
          <w:szCs w:val="20"/>
        </w:rPr>
      </w:pPr>
      <w:commentRangeStart w:id="254"/>
      <w:r w:rsidRPr="001A59A0">
        <w:rPr>
          <w:i w:val="0"/>
          <w:iCs w:val="0"/>
          <w:color w:val="auto"/>
          <w:sz w:val="20"/>
          <w:szCs w:val="20"/>
        </w:rPr>
        <w:t xml:space="preserve">Quadro </w:t>
      </w:r>
      <w:r w:rsidRPr="001A59A0">
        <w:rPr>
          <w:i w:val="0"/>
          <w:iCs w:val="0"/>
          <w:color w:val="auto"/>
          <w:sz w:val="20"/>
          <w:szCs w:val="20"/>
        </w:rPr>
        <w:fldChar w:fldCharType="begin"/>
      </w:r>
      <w:r w:rsidRPr="001A59A0">
        <w:rPr>
          <w:i w:val="0"/>
          <w:iCs w:val="0"/>
          <w:color w:val="auto"/>
          <w:sz w:val="20"/>
          <w:szCs w:val="20"/>
        </w:rPr>
        <w:instrText xml:space="preserve"> SEQ Quadro \* ARABIC </w:instrText>
      </w:r>
      <w:r w:rsidRPr="001A59A0">
        <w:rPr>
          <w:i w:val="0"/>
          <w:iCs w:val="0"/>
          <w:color w:val="auto"/>
          <w:sz w:val="20"/>
          <w:szCs w:val="20"/>
        </w:rPr>
        <w:fldChar w:fldCharType="separate"/>
      </w:r>
      <w:r w:rsidR="00C523A9">
        <w:rPr>
          <w:i w:val="0"/>
          <w:iCs w:val="0"/>
          <w:noProof/>
          <w:color w:val="auto"/>
          <w:sz w:val="20"/>
          <w:szCs w:val="20"/>
        </w:rPr>
        <w:t>8</w:t>
      </w:r>
      <w:r w:rsidRPr="001A59A0">
        <w:rPr>
          <w:i w:val="0"/>
          <w:iCs w:val="0"/>
          <w:color w:val="auto"/>
          <w:sz w:val="20"/>
          <w:szCs w:val="20"/>
        </w:rPr>
        <w:fldChar w:fldCharType="end"/>
      </w:r>
      <w:r w:rsidR="00524C26" w:rsidRPr="001A59A0">
        <w:rPr>
          <w:i w:val="0"/>
          <w:iCs w:val="0"/>
          <w:color w:val="auto"/>
          <w:sz w:val="20"/>
          <w:szCs w:val="20"/>
        </w:rPr>
        <w:t xml:space="preserve"> - Requisitos não funcionais de segurança</w:t>
      </w:r>
      <w:commentRangeEnd w:id="254"/>
      <w:r w:rsidR="00856ABC" w:rsidRPr="001A59A0">
        <w:rPr>
          <w:rStyle w:val="Refdecomentrio"/>
          <w:i w:val="0"/>
          <w:iCs w:val="0"/>
          <w:color w:val="auto"/>
          <w:sz w:val="20"/>
          <w:szCs w:val="20"/>
        </w:rPr>
        <w:commentReference w:id="254"/>
      </w:r>
    </w:p>
    <w:tbl>
      <w:tblPr>
        <w:tblStyle w:val="Tabelacomgrade"/>
        <w:tblW w:w="9072" w:type="dxa"/>
        <w:tblLook w:val="04A0" w:firstRow="1" w:lastRow="0" w:firstColumn="1" w:lastColumn="0" w:noHBand="0" w:noVBand="1"/>
      </w:tblPr>
      <w:tblGrid>
        <w:gridCol w:w="964"/>
        <w:gridCol w:w="1305"/>
        <w:gridCol w:w="6803"/>
      </w:tblGrid>
      <w:tr w:rsidR="000C3A90" w:rsidRPr="001A59A0" w14:paraId="51A71A31" w14:textId="77777777" w:rsidTr="000C3A90">
        <w:tc>
          <w:tcPr>
            <w:tcW w:w="964" w:type="dxa"/>
          </w:tcPr>
          <w:p w14:paraId="5182D7E7"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ID</w:t>
            </w:r>
          </w:p>
        </w:tc>
        <w:tc>
          <w:tcPr>
            <w:tcW w:w="1305" w:type="dxa"/>
          </w:tcPr>
          <w:p w14:paraId="23A197B5"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Prioridade</w:t>
            </w:r>
          </w:p>
        </w:tc>
        <w:tc>
          <w:tcPr>
            <w:tcW w:w="6803" w:type="dxa"/>
          </w:tcPr>
          <w:p w14:paraId="0945B115"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Descrição</w:t>
            </w:r>
          </w:p>
        </w:tc>
      </w:tr>
      <w:tr w:rsidR="000C3A90" w:rsidRPr="001A59A0" w14:paraId="45198412" w14:textId="77777777" w:rsidTr="000C3A90">
        <w:tc>
          <w:tcPr>
            <w:tcW w:w="964" w:type="dxa"/>
          </w:tcPr>
          <w:p w14:paraId="12A4A00C"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RNF05</w:t>
            </w:r>
          </w:p>
        </w:tc>
        <w:tc>
          <w:tcPr>
            <w:tcW w:w="1305" w:type="dxa"/>
          </w:tcPr>
          <w:p w14:paraId="509CA275"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241141E4"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Senhas devem ser armazenadas com hash bcrypt (fator ≥ 12) ou argon2id. É proibido armazenar senhas em texto claro.</w:t>
            </w:r>
          </w:p>
        </w:tc>
      </w:tr>
      <w:tr w:rsidR="000C3A90" w:rsidRPr="001A59A0" w14:paraId="3306894B" w14:textId="77777777" w:rsidTr="000C3A90">
        <w:tc>
          <w:tcPr>
            <w:tcW w:w="964" w:type="dxa"/>
          </w:tcPr>
          <w:p w14:paraId="7EEC81E0"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RNF06</w:t>
            </w:r>
          </w:p>
        </w:tc>
        <w:tc>
          <w:tcPr>
            <w:tcW w:w="1305" w:type="dxa"/>
          </w:tcPr>
          <w:p w14:paraId="523F5853"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632C3BFF"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Toda comunicação cliente-servidor deve ocorrer exclusivamente via HTTPS/TLS 1.2+.</w:t>
            </w:r>
          </w:p>
        </w:tc>
      </w:tr>
      <w:tr w:rsidR="000C3A90" w:rsidRPr="001A59A0" w14:paraId="667AACA3" w14:textId="77777777" w:rsidTr="000C3A90">
        <w:tc>
          <w:tcPr>
            <w:tcW w:w="964" w:type="dxa"/>
          </w:tcPr>
          <w:p w14:paraId="1CCDCC0E"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RNF07</w:t>
            </w:r>
          </w:p>
        </w:tc>
        <w:tc>
          <w:tcPr>
            <w:tcW w:w="1305" w:type="dxa"/>
          </w:tcPr>
          <w:p w14:paraId="1E19E558"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6280138B"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Tokens JWT devem ter tempo de expiração curto (≤ 15 min); renovação via refresh token com rotação.</w:t>
            </w:r>
          </w:p>
        </w:tc>
      </w:tr>
      <w:tr w:rsidR="000C3A90" w:rsidRPr="001A59A0" w14:paraId="0FA377AB" w14:textId="77777777" w:rsidTr="000C3A90">
        <w:tc>
          <w:tcPr>
            <w:tcW w:w="964" w:type="dxa"/>
          </w:tcPr>
          <w:p w14:paraId="0B3DCDB2"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RNF08</w:t>
            </w:r>
          </w:p>
        </w:tc>
        <w:tc>
          <w:tcPr>
            <w:tcW w:w="1305" w:type="dxa"/>
          </w:tcPr>
          <w:p w14:paraId="5D08EF64"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3AD4C557"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O sistema deve proteger-se contra OWASP Top 10 (SQL Injection, XSS, CSRF, IDOR, etc.).</w:t>
            </w:r>
          </w:p>
        </w:tc>
      </w:tr>
      <w:tr w:rsidR="000C3A90" w:rsidRPr="001A59A0" w14:paraId="3CE46AB6" w14:textId="77777777" w:rsidTr="000C3A90">
        <w:tc>
          <w:tcPr>
            <w:tcW w:w="964" w:type="dxa"/>
          </w:tcPr>
          <w:p w14:paraId="0D32A587"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RNF09</w:t>
            </w:r>
          </w:p>
        </w:tc>
        <w:tc>
          <w:tcPr>
            <w:tcW w:w="1305" w:type="dxa"/>
          </w:tcPr>
          <w:p w14:paraId="6B04EDAE"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371F0A8C"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Entradas do usuário devem ser validadas no backend, independentemente de validação no frontend.</w:t>
            </w:r>
          </w:p>
        </w:tc>
      </w:tr>
      <w:tr w:rsidR="000C3A90" w:rsidRPr="001A59A0" w14:paraId="15F4A0CC" w14:textId="77777777" w:rsidTr="000C3A90">
        <w:tc>
          <w:tcPr>
            <w:tcW w:w="964" w:type="dxa"/>
          </w:tcPr>
          <w:p w14:paraId="21DE9765"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RNF10</w:t>
            </w:r>
          </w:p>
        </w:tc>
        <w:tc>
          <w:tcPr>
            <w:tcW w:w="1305" w:type="dxa"/>
          </w:tcPr>
          <w:p w14:paraId="7362B7E8"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Importante</w:t>
            </w:r>
          </w:p>
        </w:tc>
        <w:tc>
          <w:tcPr>
            <w:tcW w:w="6803" w:type="dxa"/>
          </w:tcPr>
          <w:p w14:paraId="2D3644A8"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Todas as operações sensíveis (alteração de papel, aprovação, exclusão) devem gerar log de auditoria imutável.</w:t>
            </w:r>
          </w:p>
        </w:tc>
      </w:tr>
    </w:tbl>
    <w:p w14:paraId="64C97BB0" w14:textId="2A5CF5A8" w:rsidR="000C3A90" w:rsidRPr="001A59A0" w:rsidRDefault="00524C26" w:rsidP="001A59A0">
      <w:pPr>
        <w:spacing w:line="240" w:lineRule="auto"/>
        <w:jc w:val="center"/>
        <w:rPr>
          <w:sz w:val="20"/>
          <w:szCs w:val="20"/>
        </w:rPr>
      </w:pPr>
      <w:r w:rsidRPr="001A59A0">
        <w:rPr>
          <w:sz w:val="20"/>
          <w:szCs w:val="20"/>
        </w:rPr>
        <w:t>Fonte: elaborado pelos autores (2026).</w:t>
      </w:r>
    </w:p>
    <w:p w14:paraId="2AC20DE8" w14:textId="77777777" w:rsidR="00524C26" w:rsidRPr="001A59A0" w:rsidRDefault="00524C26" w:rsidP="001A59A0">
      <w:pPr>
        <w:rPr>
          <w:lang w:eastAsia="pt-BR"/>
        </w:rPr>
      </w:pPr>
    </w:p>
    <w:p w14:paraId="77F0E2CE" w14:textId="779B900F" w:rsidR="000C3A90" w:rsidRPr="001A59A0" w:rsidRDefault="000C3A90" w:rsidP="001A59A0">
      <w:pPr>
        <w:pStyle w:val="Legenda"/>
        <w:keepNext/>
        <w:spacing w:after="0"/>
        <w:jc w:val="center"/>
        <w:rPr>
          <w:i w:val="0"/>
          <w:iCs w:val="0"/>
          <w:color w:val="auto"/>
          <w:sz w:val="20"/>
          <w:szCs w:val="20"/>
        </w:rPr>
      </w:pPr>
      <w:r w:rsidRPr="001A59A0">
        <w:rPr>
          <w:i w:val="0"/>
          <w:iCs w:val="0"/>
          <w:color w:val="auto"/>
          <w:sz w:val="20"/>
          <w:szCs w:val="20"/>
        </w:rPr>
        <w:t xml:space="preserve">Quadro </w:t>
      </w:r>
      <w:r w:rsidRPr="001A59A0">
        <w:rPr>
          <w:i w:val="0"/>
          <w:iCs w:val="0"/>
          <w:color w:val="auto"/>
          <w:sz w:val="20"/>
          <w:szCs w:val="20"/>
        </w:rPr>
        <w:fldChar w:fldCharType="begin"/>
      </w:r>
      <w:r w:rsidRPr="001A59A0">
        <w:rPr>
          <w:i w:val="0"/>
          <w:iCs w:val="0"/>
          <w:color w:val="auto"/>
          <w:sz w:val="20"/>
          <w:szCs w:val="20"/>
        </w:rPr>
        <w:instrText xml:space="preserve"> SEQ Quadro \* ARABIC </w:instrText>
      </w:r>
      <w:r w:rsidRPr="001A59A0">
        <w:rPr>
          <w:i w:val="0"/>
          <w:iCs w:val="0"/>
          <w:color w:val="auto"/>
          <w:sz w:val="20"/>
          <w:szCs w:val="20"/>
        </w:rPr>
        <w:fldChar w:fldCharType="separate"/>
      </w:r>
      <w:r w:rsidR="00C523A9">
        <w:rPr>
          <w:i w:val="0"/>
          <w:iCs w:val="0"/>
          <w:noProof/>
          <w:color w:val="auto"/>
          <w:sz w:val="20"/>
          <w:szCs w:val="20"/>
        </w:rPr>
        <w:t>9</w:t>
      </w:r>
      <w:r w:rsidRPr="001A59A0">
        <w:rPr>
          <w:i w:val="0"/>
          <w:iCs w:val="0"/>
          <w:color w:val="auto"/>
          <w:sz w:val="20"/>
          <w:szCs w:val="20"/>
        </w:rPr>
        <w:fldChar w:fldCharType="end"/>
      </w:r>
      <w:r w:rsidR="00524C26" w:rsidRPr="001A59A0">
        <w:rPr>
          <w:i w:val="0"/>
          <w:iCs w:val="0"/>
          <w:color w:val="auto"/>
          <w:sz w:val="20"/>
          <w:szCs w:val="20"/>
        </w:rPr>
        <w:t xml:space="preserve"> - </w:t>
      </w:r>
      <w:commentRangeStart w:id="255"/>
      <w:r w:rsidR="00524C26" w:rsidRPr="001A59A0">
        <w:rPr>
          <w:i w:val="0"/>
          <w:iCs w:val="0"/>
          <w:color w:val="auto"/>
          <w:sz w:val="20"/>
          <w:szCs w:val="20"/>
        </w:rPr>
        <w:t>Requisitos não funcionais de usabilidade e acessibilidade</w:t>
      </w:r>
      <w:commentRangeEnd w:id="255"/>
      <w:r w:rsidR="00C1634A" w:rsidRPr="001A59A0">
        <w:rPr>
          <w:rStyle w:val="Refdecomentrio"/>
          <w:i w:val="0"/>
          <w:iCs w:val="0"/>
          <w:color w:val="auto"/>
          <w:sz w:val="20"/>
          <w:szCs w:val="20"/>
        </w:rPr>
        <w:commentReference w:id="255"/>
      </w:r>
    </w:p>
    <w:tbl>
      <w:tblPr>
        <w:tblStyle w:val="Tabelacomgrade"/>
        <w:tblW w:w="9072" w:type="dxa"/>
        <w:tblLook w:val="04A0" w:firstRow="1" w:lastRow="0" w:firstColumn="1" w:lastColumn="0" w:noHBand="0" w:noVBand="1"/>
      </w:tblPr>
      <w:tblGrid>
        <w:gridCol w:w="964"/>
        <w:gridCol w:w="1305"/>
        <w:gridCol w:w="6803"/>
      </w:tblGrid>
      <w:tr w:rsidR="000C3A90" w:rsidRPr="001A59A0" w14:paraId="21B7C617" w14:textId="77777777" w:rsidTr="000C3A90">
        <w:tc>
          <w:tcPr>
            <w:tcW w:w="964" w:type="dxa"/>
          </w:tcPr>
          <w:p w14:paraId="209AF704"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ID</w:t>
            </w:r>
          </w:p>
        </w:tc>
        <w:tc>
          <w:tcPr>
            <w:tcW w:w="1305" w:type="dxa"/>
          </w:tcPr>
          <w:p w14:paraId="74031364"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Prioridade</w:t>
            </w:r>
          </w:p>
        </w:tc>
        <w:tc>
          <w:tcPr>
            <w:tcW w:w="6803" w:type="dxa"/>
          </w:tcPr>
          <w:p w14:paraId="350BD359"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Descrição</w:t>
            </w:r>
          </w:p>
        </w:tc>
      </w:tr>
      <w:tr w:rsidR="000C3A90" w:rsidRPr="001A59A0" w14:paraId="533DDD7D" w14:textId="77777777" w:rsidTr="000C3A90">
        <w:tc>
          <w:tcPr>
            <w:tcW w:w="964" w:type="dxa"/>
          </w:tcPr>
          <w:p w14:paraId="22372225"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RNF11</w:t>
            </w:r>
          </w:p>
        </w:tc>
        <w:tc>
          <w:tcPr>
            <w:tcW w:w="1305" w:type="dxa"/>
          </w:tcPr>
          <w:p w14:paraId="3825AB5A"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182B613B"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A interface deve atender às diretrizes WCAG 2.1 nível AA em todas as telas públicas e autenticadas.</w:t>
            </w:r>
          </w:p>
        </w:tc>
      </w:tr>
      <w:tr w:rsidR="000C3A90" w:rsidRPr="001A59A0" w14:paraId="2FC58D31" w14:textId="77777777" w:rsidTr="000C3A90">
        <w:tc>
          <w:tcPr>
            <w:tcW w:w="964" w:type="dxa"/>
          </w:tcPr>
          <w:p w14:paraId="0766E213"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RNF12</w:t>
            </w:r>
          </w:p>
        </w:tc>
        <w:tc>
          <w:tcPr>
            <w:tcW w:w="1305" w:type="dxa"/>
          </w:tcPr>
          <w:p w14:paraId="10FBA854"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2175658D"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Todos os componentes interativos devem possuir atributos ARIA apropriados e ser operáveis via teclado.</w:t>
            </w:r>
          </w:p>
        </w:tc>
      </w:tr>
      <w:tr w:rsidR="000C3A90" w:rsidRPr="001A59A0" w14:paraId="08159BBD" w14:textId="77777777" w:rsidTr="000C3A90">
        <w:tc>
          <w:tcPr>
            <w:tcW w:w="964" w:type="dxa"/>
          </w:tcPr>
          <w:p w14:paraId="48C668C4"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RNF13</w:t>
            </w:r>
          </w:p>
        </w:tc>
        <w:tc>
          <w:tcPr>
            <w:tcW w:w="1305" w:type="dxa"/>
          </w:tcPr>
          <w:p w14:paraId="7EAE0A7B"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75D5045F"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O contraste mínimo entre texto e fundo deve ser de 4,5:1 (texto normal) e 3:1 (texto grande).</w:t>
            </w:r>
          </w:p>
        </w:tc>
      </w:tr>
      <w:tr w:rsidR="000C3A90" w:rsidRPr="001A59A0" w14:paraId="51E3F5FC" w14:textId="77777777" w:rsidTr="000C3A90">
        <w:tc>
          <w:tcPr>
            <w:tcW w:w="964" w:type="dxa"/>
          </w:tcPr>
          <w:p w14:paraId="40045270"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RNF14</w:t>
            </w:r>
          </w:p>
        </w:tc>
        <w:tc>
          <w:tcPr>
            <w:tcW w:w="1305" w:type="dxa"/>
          </w:tcPr>
          <w:p w14:paraId="00DB760C"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Importante</w:t>
            </w:r>
          </w:p>
        </w:tc>
        <w:tc>
          <w:tcPr>
            <w:tcW w:w="6803" w:type="dxa"/>
          </w:tcPr>
          <w:p w14:paraId="7E4C5849"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O sistema deve ser responsivo e funcional em telas a partir de 320 px de largura.</w:t>
            </w:r>
          </w:p>
        </w:tc>
      </w:tr>
      <w:tr w:rsidR="000C3A90" w:rsidRPr="001A59A0" w14:paraId="0AC4E446" w14:textId="77777777" w:rsidTr="000C3A90">
        <w:tc>
          <w:tcPr>
            <w:tcW w:w="964" w:type="dxa"/>
          </w:tcPr>
          <w:p w14:paraId="3160A787"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RNF15</w:t>
            </w:r>
          </w:p>
        </w:tc>
        <w:tc>
          <w:tcPr>
            <w:tcW w:w="1305" w:type="dxa"/>
          </w:tcPr>
          <w:p w14:paraId="6407BDDB"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Importante</w:t>
            </w:r>
          </w:p>
        </w:tc>
        <w:tc>
          <w:tcPr>
            <w:tcW w:w="6803" w:type="dxa"/>
          </w:tcPr>
          <w:p w14:paraId="180B7645"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Mensagens de erro devem ser claras, em linguagem natural e indicar como corrigir o problema.</w:t>
            </w:r>
          </w:p>
        </w:tc>
      </w:tr>
    </w:tbl>
    <w:p w14:paraId="3E76158A" w14:textId="4FFCCFA9" w:rsidR="000C3A90" w:rsidRPr="001A59A0" w:rsidRDefault="00524C26" w:rsidP="001A59A0">
      <w:pPr>
        <w:spacing w:line="240" w:lineRule="auto"/>
        <w:jc w:val="center"/>
        <w:rPr>
          <w:sz w:val="20"/>
          <w:szCs w:val="20"/>
        </w:rPr>
      </w:pPr>
      <w:r w:rsidRPr="001A59A0">
        <w:rPr>
          <w:sz w:val="20"/>
          <w:szCs w:val="20"/>
        </w:rPr>
        <w:t>Fonte: elaborado pelos autores (2026).</w:t>
      </w:r>
    </w:p>
    <w:p w14:paraId="6ABC3875" w14:textId="2A8DD212" w:rsidR="001A59A0" w:rsidRDefault="001A59A0">
      <w:pPr>
        <w:spacing w:after="160" w:line="278" w:lineRule="auto"/>
        <w:jc w:val="left"/>
        <w:rPr>
          <w:lang w:eastAsia="pt-BR"/>
        </w:rPr>
      </w:pPr>
      <w:r>
        <w:rPr>
          <w:lang w:eastAsia="pt-BR"/>
        </w:rPr>
        <w:br w:type="page"/>
      </w:r>
    </w:p>
    <w:p w14:paraId="11420A4E" w14:textId="2D623608" w:rsidR="000C3A90" w:rsidRPr="001A59A0" w:rsidRDefault="000C3A90" w:rsidP="001A59A0">
      <w:pPr>
        <w:pStyle w:val="Legenda"/>
        <w:keepNext/>
        <w:spacing w:after="0"/>
        <w:jc w:val="center"/>
        <w:rPr>
          <w:i w:val="0"/>
          <w:iCs w:val="0"/>
          <w:color w:val="auto"/>
          <w:sz w:val="20"/>
          <w:szCs w:val="20"/>
        </w:rPr>
      </w:pPr>
      <w:r w:rsidRPr="001A59A0">
        <w:rPr>
          <w:i w:val="0"/>
          <w:iCs w:val="0"/>
          <w:color w:val="auto"/>
          <w:sz w:val="20"/>
          <w:szCs w:val="20"/>
        </w:rPr>
        <w:lastRenderedPageBreak/>
        <w:t xml:space="preserve">Quadro </w:t>
      </w:r>
      <w:r w:rsidRPr="001A59A0">
        <w:rPr>
          <w:i w:val="0"/>
          <w:iCs w:val="0"/>
          <w:color w:val="auto"/>
          <w:sz w:val="20"/>
          <w:szCs w:val="20"/>
        </w:rPr>
        <w:fldChar w:fldCharType="begin"/>
      </w:r>
      <w:r w:rsidRPr="001A59A0">
        <w:rPr>
          <w:i w:val="0"/>
          <w:iCs w:val="0"/>
          <w:color w:val="auto"/>
          <w:sz w:val="20"/>
          <w:szCs w:val="20"/>
        </w:rPr>
        <w:instrText xml:space="preserve"> SEQ Quadro \* ARABIC </w:instrText>
      </w:r>
      <w:r w:rsidRPr="001A59A0">
        <w:rPr>
          <w:i w:val="0"/>
          <w:iCs w:val="0"/>
          <w:color w:val="auto"/>
          <w:sz w:val="20"/>
          <w:szCs w:val="20"/>
        </w:rPr>
        <w:fldChar w:fldCharType="separate"/>
      </w:r>
      <w:r w:rsidR="00C523A9">
        <w:rPr>
          <w:i w:val="0"/>
          <w:iCs w:val="0"/>
          <w:noProof/>
          <w:color w:val="auto"/>
          <w:sz w:val="20"/>
          <w:szCs w:val="20"/>
        </w:rPr>
        <w:t>10</w:t>
      </w:r>
      <w:r w:rsidRPr="001A59A0">
        <w:rPr>
          <w:i w:val="0"/>
          <w:iCs w:val="0"/>
          <w:color w:val="auto"/>
          <w:sz w:val="20"/>
          <w:szCs w:val="20"/>
        </w:rPr>
        <w:fldChar w:fldCharType="end"/>
      </w:r>
      <w:r w:rsidR="00524C26" w:rsidRPr="001A59A0">
        <w:rPr>
          <w:i w:val="0"/>
          <w:iCs w:val="0"/>
          <w:color w:val="auto"/>
          <w:sz w:val="20"/>
          <w:szCs w:val="20"/>
        </w:rPr>
        <w:t xml:space="preserve"> - Requisitos não funcionais de confiabilidade e disponibilidade</w:t>
      </w:r>
    </w:p>
    <w:tbl>
      <w:tblPr>
        <w:tblStyle w:val="Tabelacomgrade"/>
        <w:tblW w:w="9072" w:type="dxa"/>
        <w:tblLook w:val="04A0" w:firstRow="1" w:lastRow="0" w:firstColumn="1" w:lastColumn="0" w:noHBand="0" w:noVBand="1"/>
      </w:tblPr>
      <w:tblGrid>
        <w:gridCol w:w="964"/>
        <w:gridCol w:w="1305"/>
        <w:gridCol w:w="6803"/>
      </w:tblGrid>
      <w:tr w:rsidR="000C3A90" w:rsidRPr="001A59A0" w14:paraId="2B226C06" w14:textId="77777777" w:rsidTr="000C3A90">
        <w:tc>
          <w:tcPr>
            <w:tcW w:w="964" w:type="dxa"/>
          </w:tcPr>
          <w:p w14:paraId="53252D3E"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ID</w:t>
            </w:r>
          </w:p>
        </w:tc>
        <w:tc>
          <w:tcPr>
            <w:tcW w:w="1305" w:type="dxa"/>
          </w:tcPr>
          <w:p w14:paraId="544582C2"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Prioridade</w:t>
            </w:r>
          </w:p>
        </w:tc>
        <w:tc>
          <w:tcPr>
            <w:tcW w:w="6803" w:type="dxa"/>
          </w:tcPr>
          <w:p w14:paraId="09B62126"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Descrição</w:t>
            </w:r>
          </w:p>
        </w:tc>
      </w:tr>
      <w:tr w:rsidR="000C3A90" w:rsidRPr="001A59A0" w14:paraId="379EE173" w14:textId="77777777" w:rsidTr="000C3A90">
        <w:tc>
          <w:tcPr>
            <w:tcW w:w="964" w:type="dxa"/>
          </w:tcPr>
          <w:p w14:paraId="6296E504"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RNF16</w:t>
            </w:r>
          </w:p>
        </w:tc>
        <w:tc>
          <w:tcPr>
            <w:tcW w:w="1305" w:type="dxa"/>
          </w:tcPr>
          <w:p w14:paraId="51DCA531"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18BA215E" w14:textId="77777777" w:rsidR="000C3A90" w:rsidRPr="001A59A0" w:rsidRDefault="000C3A90" w:rsidP="001A59A0">
            <w:pPr>
              <w:spacing w:line="240" w:lineRule="auto"/>
              <w:jc w:val="left"/>
              <w:rPr>
                <w:rFonts w:eastAsia="Arial"/>
                <w:kern w:val="0"/>
                <w:sz w:val="20"/>
                <w:szCs w:val="20"/>
                <w:lang w:eastAsia="pt-BR"/>
                <w14:ligatures w14:val="none"/>
              </w:rPr>
            </w:pPr>
            <w:commentRangeStart w:id="256"/>
            <w:r w:rsidRPr="001A59A0">
              <w:rPr>
                <w:rFonts w:eastAsia="Arial"/>
                <w:kern w:val="0"/>
                <w:sz w:val="20"/>
                <w:szCs w:val="20"/>
                <w:lang w:eastAsia="pt-BR"/>
                <w14:ligatures w14:val="none"/>
              </w:rPr>
              <w:t>O sistema deve ter disponibilidade mínima de 99% em horário letivo (segunda a sexta, 07h–23h).</w:t>
            </w:r>
            <w:commentRangeEnd w:id="256"/>
            <w:r w:rsidR="00D54D3B" w:rsidRPr="001A59A0">
              <w:rPr>
                <w:rStyle w:val="Refdecomentrio"/>
                <w:rFonts w:eastAsia="Arial"/>
                <w:kern w:val="0"/>
                <w:sz w:val="20"/>
                <w:szCs w:val="20"/>
                <w:lang w:eastAsia="pt-BR"/>
                <w14:ligatures w14:val="none"/>
              </w:rPr>
              <w:commentReference w:id="256"/>
            </w:r>
          </w:p>
        </w:tc>
      </w:tr>
      <w:tr w:rsidR="000C3A90" w:rsidRPr="001A59A0" w14:paraId="53CC056C" w14:textId="77777777" w:rsidTr="000C3A90">
        <w:tc>
          <w:tcPr>
            <w:tcW w:w="964" w:type="dxa"/>
          </w:tcPr>
          <w:p w14:paraId="653BCB7F"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RNF17</w:t>
            </w:r>
          </w:p>
        </w:tc>
        <w:tc>
          <w:tcPr>
            <w:tcW w:w="1305" w:type="dxa"/>
          </w:tcPr>
          <w:p w14:paraId="41FAB55B"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4A0C4551" w14:textId="77777777" w:rsidR="000C3A90" w:rsidRPr="001A59A0" w:rsidRDefault="000C3A90" w:rsidP="001A59A0">
            <w:pPr>
              <w:spacing w:line="240" w:lineRule="auto"/>
              <w:jc w:val="left"/>
              <w:rPr>
                <w:rFonts w:eastAsia="Arial"/>
                <w:kern w:val="0"/>
                <w:sz w:val="20"/>
                <w:szCs w:val="20"/>
                <w:lang w:eastAsia="pt-BR"/>
                <w14:ligatures w14:val="none"/>
              </w:rPr>
            </w:pPr>
            <w:commentRangeStart w:id="257"/>
            <w:r w:rsidRPr="001A59A0">
              <w:rPr>
                <w:rFonts w:eastAsia="Arial"/>
                <w:kern w:val="0"/>
                <w:sz w:val="20"/>
                <w:szCs w:val="20"/>
                <w:lang w:eastAsia="pt-BR"/>
                <w14:ligatures w14:val="none"/>
              </w:rPr>
              <w:t>O banco de dados deve ser submetido a backup diário incremental e semanal completo, com retenção mínima de 30 dias.</w:t>
            </w:r>
            <w:commentRangeEnd w:id="257"/>
            <w:r w:rsidR="00D54D3B" w:rsidRPr="001A59A0">
              <w:rPr>
                <w:rStyle w:val="Refdecomentrio"/>
                <w:rFonts w:eastAsia="Arial"/>
                <w:kern w:val="0"/>
                <w:sz w:val="20"/>
                <w:szCs w:val="20"/>
                <w:lang w:eastAsia="pt-BR"/>
                <w14:ligatures w14:val="none"/>
              </w:rPr>
              <w:commentReference w:id="257"/>
            </w:r>
          </w:p>
        </w:tc>
      </w:tr>
      <w:tr w:rsidR="000C3A90" w:rsidRPr="001A59A0" w14:paraId="60060AD2" w14:textId="77777777" w:rsidTr="000C3A90">
        <w:tc>
          <w:tcPr>
            <w:tcW w:w="964" w:type="dxa"/>
          </w:tcPr>
          <w:p w14:paraId="54F8E7A2"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RNF18</w:t>
            </w:r>
          </w:p>
        </w:tc>
        <w:tc>
          <w:tcPr>
            <w:tcW w:w="1305" w:type="dxa"/>
          </w:tcPr>
          <w:p w14:paraId="6BDB252A"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Importante</w:t>
            </w:r>
          </w:p>
        </w:tc>
        <w:tc>
          <w:tcPr>
            <w:tcW w:w="6803" w:type="dxa"/>
          </w:tcPr>
          <w:p w14:paraId="512DAB00"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O sistema deve implementar graceful degradation: se o motor de IA estiver indisponível, o painel de reservas tradicional deve continuar funcional.</w:t>
            </w:r>
          </w:p>
        </w:tc>
      </w:tr>
      <w:tr w:rsidR="000C3A90" w:rsidRPr="001A59A0" w14:paraId="517CDFC9" w14:textId="77777777" w:rsidTr="000C3A90">
        <w:tc>
          <w:tcPr>
            <w:tcW w:w="964" w:type="dxa"/>
          </w:tcPr>
          <w:p w14:paraId="62DA02BD"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RNF19</w:t>
            </w:r>
          </w:p>
        </w:tc>
        <w:tc>
          <w:tcPr>
            <w:tcW w:w="1305" w:type="dxa"/>
          </w:tcPr>
          <w:p w14:paraId="60A7EE71"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Importante</w:t>
            </w:r>
          </w:p>
        </w:tc>
        <w:tc>
          <w:tcPr>
            <w:tcW w:w="6803" w:type="dxa"/>
          </w:tcPr>
          <w:p w14:paraId="25734077"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Erros não tratados devem ser registrados em log estruturado (JSON) com correlation ID.</w:t>
            </w:r>
          </w:p>
        </w:tc>
      </w:tr>
    </w:tbl>
    <w:p w14:paraId="3EA1F198" w14:textId="2983F972" w:rsidR="000C3A90" w:rsidRPr="001A59A0" w:rsidRDefault="00524C26" w:rsidP="001A59A0">
      <w:pPr>
        <w:spacing w:line="240" w:lineRule="auto"/>
        <w:jc w:val="center"/>
        <w:rPr>
          <w:sz w:val="20"/>
          <w:szCs w:val="20"/>
        </w:rPr>
      </w:pPr>
      <w:r w:rsidRPr="001A59A0">
        <w:rPr>
          <w:sz w:val="20"/>
          <w:szCs w:val="20"/>
        </w:rPr>
        <w:t>Fonte: elaborado pelos autores (2026).</w:t>
      </w:r>
    </w:p>
    <w:p w14:paraId="309EAFE1" w14:textId="77777777" w:rsidR="00524C26" w:rsidRPr="001A59A0" w:rsidRDefault="00524C26" w:rsidP="001A59A0">
      <w:pPr>
        <w:rPr>
          <w:lang w:eastAsia="pt-BR"/>
        </w:rPr>
      </w:pPr>
    </w:p>
    <w:p w14:paraId="140F53CD" w14:textId="49694C9D" w:rsidR="000C3A90" w:rsidRPr="001A59A0" w:rsidRDefault="000C3A90" w:rsidP="001A59A0">
      <w:pPr>
        <w:pStyle w:val="Legenda"/>
        <w:keepNext/>
        <w:spacing w:after="0"/>
        <w:jc w:val="center"/>
        <w:rPr>
          <w:i w:val="0"/>
          <w:iCs w:val="0"/>
          <w:color w:val="auto"/>
          <w:sz w:val="20"/>
          <w:szCs w:val="20"/>
        </w:rPr>
      </w:pPr>
      <w:r w:rsidRPr="001A59A0">
        <w:rPr>
          <w:i w:val="0"/>
          <w:iCs w:val="0"/>
          <w:color w:val="auto"/>
          <w:sz w:val="20"/>
          <w:szCs w:val="20"/>
        </w:rPr>
        <w:t xml:space="preserve">Quadro </w:t>
      </w:r>
      <w:r w:rsidRPr="001A59A0">
        <w:rPr>
          <w:i w:val="0"/>
          <w:iCs w:val="0"/>
          <w:color w:val="auto"/>
          <w:sz w:val="20"/>
          <w:szCs w:val="20"/>
        </w:rPr>
        <w:fldChar w:fldCharType="begin"/>
      </w:r>
      <w:r w:rsidRPr="001A59A0">
        <w:rPr>
          <w:i w:val="0"/>
          <w:iCs w:val="0"/>
          <w:color w:val="auto"/>
          <w:sz w:val="20"/>
          <w:szCs w:val="20"/>
        </w:rPr>
        <w:instrText xml:space="preserve"> SEQ Quadro \* ARABIC </w:instrText>
      </w:r>
      <w:r w:rsidRPr="001A59A0">
        <w:rPr>
          <w:i w:val="0"/>
          <w:iCs w:val="0"/>
          <w:color w:val="auto"/>
          <w:sz w:val="20"/>
          <w:szCs w:val="20"/>
        </w:rPr>
        <w:fldChar w:fldCharType="separate"/>
      </w:r>
      <w:r w:rsidR="00C523A9">
        <w:rPr>
          <w:i w:val="0"/>
          <w:iCs w:val="0"/>
          <w:noProof/>
          <w:color w:val="auto"/>
          <w:sz w:val="20"/>
          <w:szCs w:val="20"/>
        </w:rPr>
        <w:t>11</w:t>
      </w:r>
      <w:r w:rsidRPr="001A59A0">
        <w:rPr>
          <w:i w:val="0"/>
          <w:iCs w:val="0"/>
          <w:color w:val="auto"/>
          <w:sz w:val="20"/>
          <w:szCs w:val="20"/>
        </w:rPr>
        <w:fldChar w:fldCharType="end"/>
      </w:r>
      <w:r w:rsidR="00524C26" w:rsidRPr="001A59A0">
        <w:rPr>
          <w:i w:val="0"/>
          <w:iCs w:val="0"/>
          <w:color w:val="auto"/>
          <w:sz w:val="20"/>
          <w:szCs w:val="20"/>
        </w:rPr>
        <w:t xml:space="preserve"> - Requisitos não funcionais de portabilidade e compatibilidade</w:t>
      </w:r>
    </w:p>
    <w:tbl>
      <w:tblPr>
        <w:tblStyle w:val="Tabelacomgrade"/>
        <w:tblW w:w="9072" w:type="dxa"/>
        <w:tblLook w:val="04A0" w:firstRow="1" w:lastRow="0" w:firstColumn="1" w:lastColumn="0" w:noHBand="0" w:noVBand="1"/>
      </w:tblPr>
      <w:tblGrid>
        <w:gridCol w:w="964"/>
        <w:gridCol w:w="1305"/>
        <w:gridCol w:w="6803"/>
      </w:tblGrid>
      <w:tr w:rsidR="000C3A90" w:rsidRPr="001A59A0" w14:paraId="6C552FC1" w14:textId="77777777" w:rsidTr="000C3A90">
        <w:tc>
          <w:tcPr>
            <w:tcW w:w="964" w:type="dxa"/>
          </w:tcPr>
          <w:p w14:paraId="65BE2A4F"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ID</w:t>
            </w:r>
          </w:p>
        </w:tc>
        <w:tc>
          <w:tcPr>
            <w:tcW w:w="1305" w:type="dxa"/>
          </w:tcPr>
          <w:p w14:paraId="4B6A0D96"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Prioridade</w:t>
            </w:r>
          </w:p>
        </w:tc>
        <w:tc>
          <w:tcPr>
            <w:tcW w:w="6803" w:type="dxa"/>
          </w:tcPr>
          <w:p w14:paraId="3E981B1E"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Descrição</w:t>
            </w:r>
          </w:p>
        </w:tc>
      </w:tr>
      <w:tr w:rsidR="000C3A90" w:rsidRPr="001A59A0" w14:paraId="16773960" w14:textId="77777777" w:rsidTr="000C3A90">
        <w:tc>
          <w:tcPr>
            <w:tcW w:w="964" w:type="dxa"/>
          </w:tcPr>
          <w:p w14:paraId="1B15E17F"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RNF20</w:t>
            </w:r>
          </w:p>
        </w:tc>
        <w:tc>
          <w:tcPr>
            <w:tcW w:w="1305" w:type="dxa"/>
          </w:tcPr>
          <w:p w14:paraId="31788BA5"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78920FDB"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A aplicação web deve ser compatível com as duas versões mais recentes dos navegadores Chrome, Firefox, Edge e Safari.</w:t>
            </w:r>
          </w:p>
        </w:tc>
      </w:tr>
      <w:tr w:rsidR="000C3A90" w:rsidRPr="001A59A0" w14:paraId="4A1016C1" w14:textId="77777777" w:rsidTr="000C3A90">
        <w:tc>
          <w:tcPr>
            <w:tcW w:w="964" w:type="dxa"/>
          </w:tcPr>
          <w:p w14:paraId="76E0D23E"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RNF21</w:t>
            </w:r>
          </w:p>
        </w:tc>
        <w:tc>
          <w:tcPr>
            <w:tcW w:w="1305" w:type="dxa"/>
          </w:tcPr>
          <w:p w14:paraId="29EE8179"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3DE9B6A1" w14:textId="77777777" w:rsidR="000C3A90" w:rsidRPr="001A59A0" w:rsidRDefault="000C3A90" w:rsidP="001A59A0">
            <w:pPr>
              <w:spacing w:line="240" w:lineRule="auto"/>
              <w:jc w:val="left"/>
              <w:rPr>
                <w:rFonts w:eastAsia="Arial"/>
                <w:kern w:val="0"/>
                <w:sz w:val="20"/>
                <w:szCs w:val="20"/>
                <w:lang w:eastAsia="pt-BR"/>
                <w14:ligatures w14:val="none"/>
              </w:rPr>
            </w:pPr>
            <w:commentRangeStart w:id="258"/>
            <w:r w:rsidRPr="001A59A0">
              <w:rPr>
                <w:rFonts w:eastAsia="Arial"/>
                <w:kern w:val="0"/>
                <w:sz w:val="20"/>
                <w:szCs w:val="20"/>
                <w:lang w:eastAsia="pt-BR"/>
                <w14:ligatures w14:val="none"/>
              </w:rPr>
              <w:t>Todo o stack deve ser empacotado em containers Docker com Docker Compose para facilitar a implantação on-premise.</w:t>
            </w:r>
            <w:commentRangeEnd w:id="258"/>
            <w:r w:rsidR="00724B3B" w:rsidRPr="001A59A0">
              <w:rPr>
                <w:rStyle w:val="Refdecomentrio"/>
                <w:rFonts w:eastAsia="Arial"/>
                <w:kern w:val="0"/>
                <w:sz w:val="20"/>
                <w:szCs w:val="20"/>
                <w:lang w:eastAsia="pt-BR"/>
                <w14:ligatures w14:val="none"/>
              </w:rPr>
              <w:commentReference w:id="258"/>
            </w:r>
          </w:p>
        </w:tc>
      </w:tr>
      <w:tr w:rsidR="000C3A90" w:rsidRPr="001A59A0" w14:paraId="1A904C88" w14:textId="77777777" w:rsidTr="000C3A90">
        <w:tc>
          <w:tcPr>
            <w:tcW w:w="964" w:type="dxa"/>
          </w:tcPr>
          <w:p w14:paraId="6645C2E7"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RNF22</w:t>
            </w:r>
          </w:p>
        </w:tc>
        <w:tc>
          <w:tcPr>
            <w:tcW w:w="1305" w:type="dxa"/>
          </w:tcPr>
          <w:p w14:paraId="1D52FB20"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Importante</w:t>
            </w:r>
          </w:p>
        </w:tc>
        <w:tc>
          <w:tcPr>
            <w:tcW w:w="6803" w:type="dxa"/>
          </w:tcPr>
          <w:p w14:paraId="1378C0FC"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O sistema deve operar em ambiente Linux (Ubuntu 22.04+ ou Debian 12+) como padrão de produção.</w:t>
            </w:r>
          </w:p>
        </w:tc>
      </w:tr>
    </w:tbl>
    <w:p w14:paraId="2CD4ADBD" w14:textId="603403E1" w:rsidR="000C3A90" w:rsidRPr="001A59A0" w:rsidRDefault="00524C26" w:rsidP="001A59A0">
      <w:pPr>
        <w:spacing w:line="240" w:lineRule="auto"/>
        <w:jc w:val="center"/>
        <w:rPr>
          <w:sz w:val="20"/>
          <w:szCs w:val="20"/>
        </w:rPr>
      </w:pPr>
      <w:r w:rsidRPr="001A59A0">
        <w:rPr>
          <w:sz w:val="20"/>
          <w:szCs w:val="20"/>
        </w:rPr>
        <w:t>Fonte: elaborado pelos autores (2026).</w:t>
      </w:r>
    </w:p>
    <w:p w14:paraId="69628048" w14:textId="77777777" w:rsidR="00524C26" w:rsidRPr="001A59A0" w:rsidRDefault="00524C26" w:rsidP="001A59A0">
      <w:pPr>
        <w:rPr>
          <w:lang w:eastAsia="pt-BR"/>
        </w:rPr>
      </w:pPr>
    </w:p>
    <w:p w14:paraId="76F93041" w14:textId="70C90C5C" w:rsidR="000C3A90" w:rsidRPr="001A59A0" w:rsidRDefault="000C3A90" w:rsidP="001A59A0">
      <w:pPr>
        <w:pStyle w:val="Legenda"/>
        <w:keepNext/>
        <w:spacing w:after="0"/>
        <w:jc w:val="center"/>
        <w:rPr>
          <w:i w:val="0"/>
          <w:iCs w:val="0"/>
          <w:color w:val="auto"/>
          <w:sz w:val="20"/>
          <w:szCs w:val="20"/>
        </w:rPr>
      </w:pPr>
      <w:r w:rsidRPr="001A59A0">
        <w:rPr>
          <w:i w:val="0"/>
          <w:iCs w:val="0"/>
          <w:color w:val="auto"/>
          <w:sz w:val="20"/>
          <w:szCs w:val="20"/>
        </w:rPr>
        <w:t xml:space="preserve">Quadro </w:t>
      </w:r>
      <w:r w:rsidRPr="001A59A0">
        <w:rPr>
          <w:i w:val="0"/>
          <w:iCs w:val="0"/>
          <w:color w:val="auto"/>
          <w:sz w:val="20"/>
          <w:szCs w:val="20"/>
        </w:rPr>
        <w:fldChar w:fldCharType="begin"/>
      </w:r>
      <w:r w:rsidRPr="001A59A0">
        <w:rPr>
          <w:i w:val="0"/>
          <w:iCs w:val="0"/>
          <w:color w:val="auto"/>
          <w:sz w:val="20"/>
          <w:szCs w:val="20"/>
        </w:rPr>
        <w:instrText xml:space="preserve"> SEQ Quadro \* ARABIC </w:instrText>
      </w:r>
      <w:r w:rsidRPr="001A59A0">
        <w:rPr>
          <w:i w:val="0"/>
          <w:iCs w:val="0"/>
          <w:color w:val="auto"/>
          <w:sz w:val="20"/>
          <w:szCs w:val="20"/>
        </w:rPr>
        <w:fldChar w:fldCharType="separate"/>
      </w:r>
      <w:r w:rsidR="00C523A9">
        <w:rPr>
          <w:i w:val="0"/>
          <w:iCs w:val="0"/>
          <w:noProof/>
          <w:color w:val="auto"/>
          <w:sz w:val="20"/>
          <w:szCs w:val="20"/>
        </w:rPr>
        <w:t>12</w:t>
      </w:r>
      <w:r w:rsidRPr="001A59A0">
        <w:rPr>
          <w:i w:val="0"/>
          <w:iCs w:val="0"/>
          <w:color w:val="auto"/>
          <w:sz w:val="20"/>
          <w:szCs w:val="20"/>
        </w:rPr>
        <w:fldChar w:fldCharType="end"/>
      </w:r>
      <w:r w:rsidR="00524C26" w:rsidRPr="001A59A0">
        <w:rPr>
          <w:i w:val="0"/>
          <w:iCs w:val="0"/>
          <w:color w:val="auto"/>
          <w:sz w:val="20"/>
          <w:szCs w:val="20"/>
        </w:rPr>
        <w:t xml:space="preserve"> - </w:t>
      </w:r>
      <w:commentRangeStart w:id="259"/>
      <w:r w:rsidR="00524C26" w:rsidRPr="001A59A0">
        <w:rPr>
          <w:i w:val="0"/>
          <w:iCs w:val="0"/>
          <w:color w:val="auto"/>
          <w:sz w:val="20"/>
          <w:szCs w:val="20"/>
        </w:rPr>
        <w:t>Requisitos não funcionais de manutenibilidade</w:t>
      </w:r>
      <w:commentRangeEnd w:id="259"/>
      <w:r w:rsidR="00C96B3F" w:rsidRPr="001A59A0">
        <w:rPr>
          <w:rStyle w:val="Refdecomentrio"/>
          <w:i w:val="0"/>
          <w:iCs w:val="0"/>
          <w:color w:val="auto"/>
          <w:sz w:val="20"/>
          <w:szCs w:val="20"/>
        </w:rPr>
        <w:commentReference w:id="259"/>
      </w:r>
    </w:p>
    <w:tbl>
      <w:tblPr>
        <w:tblStyle w:val="Tabelacomgrade"/>
        <w:tblW w:w="9072" w:type="dxa"/>
        <w:tblLook w:val="04A0" w:firstRow="1" w:lastRow="0" w:firstColumn="1" w:lastColumn="0" w:noHBand="0" w:noVBand="1"/>
      </w:tblPr>
      <w:tblGrid>
        <w:gridCol w:w="964"/>
        <w:gridCol w:w="1305"/>
        <w:gridCol w:w="6803"/>
      </w:tblGrid>
      <w:tr w:rsidR="000C3A90" w:rsidRPr="001A59A0" w14:paraId="74032F93" w14:textId="77777777" w:rsidTr="000C3A90">
        <w:tc>
          <w:tcPr>
            <w:tcW w:w="964" w:type="dxa"/>
          </w:tcPr>
          <w:p w14:paraId="7619E534"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ID</w:t>
            </w:r>
          </w:p>
        </w:tc>
        <w:tc>
          <w:tcPr>
            <w:tcW w:w="1305" w:type="dxa"/>
          </w:tcPr>
          <w:p w14:paraId="5A7AE8E9"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Prioridade</w:t>
            </w:r>
          </w:p>
        </w:tc>
        <w:tc>
          <w:tcPr>
            <w:tcW w:w="6803" w:type="dxa"/>
          </w:tcPr>
          <w:p w14:paraId="38461793"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Descrição</w:t>
            </w:r>
          </w:p>
        </w:tc>
      </w:tr>
      <w:tr w:rsidR="000C3A90" w:rsidRPr="001A59A0" w14:paraId="290DABD9" w14:textId="77777777" w:rsidTr="000C3A90">
        <w:tc>
          <w:tcPr>
            <w:tcW w:w="964" w:type="dxa"/>
          </w:tcPr>
          <w:p w14:paraId="39451E0D"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RNF23</w:t>
            </w:r>
          </w:p>
        </w:tc>
        <w:tc>
          <w:tcPr>
            <w:tcW w:w="1305" w:type="dxa"/>
          </w:tcPr>
          <w:p w14:paraId="2B9EB81C"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0309C66B"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O código-fonte deve ser versionado em repositório Git com fluxo de branches bem definido (trunk-based ou git-flow).</w:t>
            </w:r>
          </w:p>
        </w:tc>
      </w:tr>
      <w:tr w:rsidR="000C3A90" w:rsidRPr="001A59A0" w14:paraId="36A8002C" w14:textId="77777777" w:rsidTr="000C3A90">
        <w:tc>
          <w:tcPr>
            <w:tcW w:w="964" w:type="dxa"/>
          </w:tcPr>
          <w:p w14:paraId="0C86676C"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RNF24</w:t>
            </w:r>
          </w:p>
        </w:tc>
        <w:tc>
          <w:tcPr>
            <w:tcW w:w="1305" w:type="dxa"/>
          </w:tcPr>
          <w:p w14:paraId="1B3A5E92"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294AD3B1"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O projeto deve ter cobertura mínima de 70% de testes automatizados nas camadas de serviço e domínio.</w:t>
            </w:r>
          </w:p>
        </w:tc>
      </w:tr>
      <w:tr w:rsidR="000C3A90" w:rsidRPr="001A59A0" w14:paraId="487361C6" w14:textId="77777777" w:rsidTr="000C3A90">
        <w:tc>
          <w:tcPr>
            <w:tcW w:w="964" w:type="dxa"/>
          </w:tcPr>
          <w:p w14:paraId="661B6DC6"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RNF25</w:t>
            </w:r>
          </w:p>
        </w:tc>
        <w:tc>
          <w:tcPr>
            <w:tcW w:w="1305" w:type="dxa"/>
          </w:tcPr>
          <w:p w14:paraId="454F444F"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Importante</w:t>
            </w:r>
          </w:p>
        </w:tc>
        <w:tc>
          <w:tcPr>
            <w:tcW w:w="6803" w:type="dxa"/>
          </w:tcPr>
          <w:p w14:paraId="0CFC5C73"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A API backend deve ser documentada em OpenAPI 3.0 (Swagger) e mantida sincronizada com o código.</w:t>
            </w:r>
          </w:p>
        </w:tc>
      </w:tr>
      <w:tr w:rsidR="000C3A90" w:rsidRPr="001A59A0" w14:paraId="118226DF" w14:textId="77777777" w:rsidTr="000C3A90">
        <w:tc>
          <w:tcPr>
            <w:tcW w:w="964" w:type="dxa"/>
          </w:tcPr>
          <w:p w14:paraId="0D7AB30A"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RNF26</w:t>
            </w:r>
          </w:p>
        </w:tc>
        <w:tc>
          <w:tcPr>
            <w:tcW w:w="1305" w:type="dxa"/>
          </w:tcPr>
          <w:p w14:paraId="37332C66"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Importante</w:t>
            </w:r>
          </w:p>
        </w:tc>
        <w:tc>
          <w:tcPr>
            <w:tcW w:w="6803" w:type="dxa"/>
          </w:tcPr>
          <w:p w14:paraId="413B0D83"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Migrações de banco devem ser versionadas (ex.: Alembic, Flyway, Prisma Migrate) — proibido alterar schema manualmente em produção.</w:t>
            </w:r>
          </w:p>
        </w:tc>
      </w:tr>
    </w:tbl>
    <w:p w14:paraId="4919E90A" w14:textId="48CBE56E" w:rsidR="000C3A90" w:rsidRPr="001A59A0" w:rsidRDefault="00524C26" w:rsidP="001A59A0">
      <w:pPr>
        <w:spacing w:line="240" w:lineRule="auto"/>
        <w:jc w:val="center"/>
        <w:rPr>
          <w:sz w:val="20"/>
          <w:szCs w:val="20"/>
        </w:rPr>
      </w:pPr>
      <w:r w:rsidRPr="001A59A0">
        <w:rPr>
          <w:sz w:val="20"/>
          <w:szCs w:val="20"/>
        </w:rPr>
        <w:t>Fonte: elaborado pelos autores (2026).</w:t>
      </w:r>
    </w:p>
    <w:p w14:paraId="2FBEA812" w14:textId="77777777" w:rsidR="00524C26" w:rsidRPr="001A59A0" w:rsidRDefault="00524C26" w:rsidP="001A59A0">
      <w:pPr>
        <w:rPr>
          <w:lang w:eastAsia="pt-BR"/>
        </w:rPr>
      </w:pPr>
    </w:p>
    <w:p w14:paraId="3A48D17A" w14:textId="5602BC5A" w:rsidR="000C3A90" w:rsidRPr="001A59A0" w:rsidRDefault="000C3A90" w:rsidP="001A59A0">
      <w:pPr>
        <w:pStyle w:val="Legenda"/>
        <w:keepNext/>
        <w:spacing w:after="0"/>
        <w:jc w:val="center"/>
        <w:rPr>
          <w:i w:val="0"/>
          <w:iCs w:val="0"/>
          <w:color w:val="auto"/>
          <w:sz w:val="20"/>
          <w:szCs w:val="20"/>
        </w:rPr>
      </w:pPr>
      <w:r w:rsidRPr="001A59A0">
        <w:rPr>
          <w:i w:val="0"/>
          <w:iCs w:val="0"/>
          <w:color w:val="auto"/>
          <w:sz w:val="20"/>
          <w:szCs w:val="20"/>
        </w:rPr>
        <w:t xml:space="preserve">Quadro </w:t>
      </w:r>
      <w:r w:rsidRPr="001A59A0">
        <w:rPr>
          <w:i w:val="0"/>
          <w:iCs w:val="0"/>
          <w:color w:val="auto"/>
          <w:sz w:val="20"/>
          <w:szCs w:val="20"/>
        </w:rPr>
        <w:fldChar w:fldCharType="begin"/>
      </w:r>
      <w:r w:rsidRPr="001A59A0">
        <w:rPr>
          <w:i w:val="0"/>
          <w:iCs w:val="0"/>
          <w:color w:val="auto"/>
          <w:sz w:val="20"/>
          <w:szCs w:val="20"/>
        </w:rPr>
        <w:instrText xml:space="preserve"> SEQ Quadro \* ARABIC </w:instrText>
      </w:r>
      <w:r w:rsidRPr="001A59A0">
        <w:rPr>
          <w:i w:val="0"/>
          <w:iCs w:val="0"/>
          <w:color w:val="auto"/>
          <w:sz w:val="20"/>
          <w:szCs w:val="20"/>
        </w:rPr>
        <w:fldChar w:fldCharType="separate"/>
      </w:r>
      <w:r w:rsidR="00C523A9">
        <w:rPr>
          <w:i w:val="0"/>
          <w:iCs w:val="0"/>
          <w:noProof/>
          <w:color w:val="auto"/>
          <w:sz w:val="20"/>
          <w:szCs w:val="20"/>
        </w:rPr>
        <w:t>13</w:t>
      </w:r>
      <w:r w:rsidRPr="001A59A0">
        <w:rPr>
          <w:i w:val="0"/>
          <w:iCs w:val="0"/>
          <w:color w:val="auto"/>
          <w:sz w:val="20"/>
          <w:szCs w:val="20"/>
        </w:rPr>
        <w:fldChar w:fldCharType="end"/>
      </w:r>
      <w:r w:rsidR="00524C26" w:rsidRPr="001A59A0">
        <w:rPr>
          <w:i w:val="0"/>
          <w:iCs w:val="0"/>
          <w:color w:val="auto"/>
          <w:sz w:val="20"/>
          <w:szCs w:val="20"/>
        </w:rPr>
        <w:t xml:space="preserve"> - </w:t>
      </w:r>
      <w:commentRangeStart w:id="260"/>
      <w:r w:rsidR="00524C26" w:rsidRPr="001A59A0">
        <w:rPr>
          <w:i w:val="0"/>
          <w:iCs w:val="0"/>
          <w:color w:val="auto"/>
          <w:sz w:val="20"/>
          <w:szCs w:val="20"/>
        </w:rPr>
        <w:t>Requisitos não funcionais de privacidade e conformidade</w:t>
      </w:r>
      <w:commentRangeEnd w:id="260"/>
      <w:r w:rsidR="00CE7348" w:rsidRPr="001A59A0">
        <w:rPr>
          <w:rStyle w:val="Refdecomentrio"/>
          <w:i w:val="0"/>
          <w:iCs w:val="0"/>
          <w:color w:val="auto"/>
          <w:sz w:val="20"/>
          <w:szCs w:val="20"/>
        </w:rPr>
        <w:commentReference w:id="260"/>
      </w:r>
    </w:p>
    <w:tbl>
      <w:tblPr>
        <w:tblStyle w:val="Tabelacomgrade"/>
        <w:tblW w:w="9072" w:type="dxa"/>
        <w:tblLook w:val="04A0" w:firstRow="1" w:lastRow="0" w:firstColumn="1" w:lastColumn="0" w:noHBand="0" w:noVBand="1"/>
      </w:tblPr>
      <w:tblGrid>
        <w:gridCol w:w="964"/>
        <w:gridCol w:w="1305"/>
        <w:gridCol w:w="6803"/>
      </w:tblGrid>
      <w:tr w:rsidR="000C3A90" w:rsidRPr="001A59A0" w14:paraId="11DE0FDB" w14:textId="77777777" w:rsidTr="000C3A90">
        <w:tc>
          <w:tcPr>
            <w:tcW w:w="964" w:type="dxa"/>
          </w:tcPr>
          <w:p w14:paraId="020E0F09"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ID</w:t>
            </w:r>
          </w:p>
        </w:tc>
        <w:tc>
          <w:tcPr>
            <w:tcW w:w="1305" w:type="dxa"/>
          </w:tcPr>
          <w:p w14:paraId="70637D0C"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Prioridade</w:t>
            </w:r>
          </w:p>
        </w:tc>
        <w:tc>
          <w:tcPr>
            <w:tcW w:w="6803" w:type="dxa"/>
          </w:tcPr>
          <w:p w14:paraId="33C118B8"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Descrição</w:t>
            </w:r>
          </w:p>
        </w:tc>
      </w:tr>
      <w:tr w:rsidR="000C3A90" w:rsidRPr="001A59A0" w14:paraId="3A28C9FD" w14:textId="77777777" w:rsidTr="000C3A90">
        <w:tc>
          <w:tcPr>
            <w:tcW w:w="964" w:type="dxa"/>
          </w:tcPr>
          <w:p w14:paraId="0F130334"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RNF27</w:t>
            </w:r>
          </w:p>
        </w:tc>
        <w:tc>
          <w:tcPr>
            <w:tcW w:w="1305" w:type="dxa"/>
          </w:tcPr>
          <w:p w14:paraId="676E8FAB"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178A92A7"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O sistema deve tratar apenas os dados pessoais estritamente necessários (minimização) e informar o usuário no momento da coleta.</w:t>
            </w:r>
          </w:p>
        </w:tc>
      </w:tr>
      <w:tr w:rsidR="000C3A90" w:rsidRPr="001A59A0" w14:paraId="16A8F2B0" w14:textId="77777777" w:rsidTr="000C3A90">
        <w:tc>
          <w:tcPr>
            <w:tcW w:w="964" w:type="dxa"/>
          </w:tcPr>
          <w:p w14:paraId="49D9C707"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RNF28</w:t>
            </w:r>
          </w:p>
        </w:tc>
        <w:tc>
          <w:tcPr>
            <w:tcW w:w="1305" w:type="dxa"/>
          </w:tcPr>
          <w:p w14:paraId="42B52266"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39F56824"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Todo processamento de IA deve ocorrer localmente — é proibido enviar mensagens dos usuários a serviços externos.</w:t>
            </w:r>
          </w:p>
        </w:tc>
      </w:tr>
      <w:tr w:rsidR="000C3A90" w:rsidRPr="001A59A0" w14:paraId="7F585BEC" w14:textId="77777777" w:rsidTr="000C3A90">
        <w:tc>
          <w:tcPr>
            <w:tcW w:w="964" w:type="dxa"/>
          </w:tcPr>
          <w:p w14:paraId="6A7319F5"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RNF29</w:t>
            </w:r>
          </w:p>
        </w:tc>
        <w:tc>
          <w:tcPr>
            <w:tcW w:w="1305" w:type="dxa"/>
          </w:tcPr>
          <w:p w14:paraId="5CB7CBE8"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Essencial</w:t>
            </w:r>
          </w:p>
        </w:tc>
        <w:tc>
          <w:tcPr>
            <w:tcW w:w="6803" w:type="dxa"/>
          </w:tcPr>
          <w:p w14:paraId="12165F72"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O usuário deve poder solicitar exclusão da própria conta; seus dados pessoais devem ser anonimizados preservando a integridade do histórico de reservas.</w:t>
            </w:r>
          </w:p>
        </w:tc>
      </w:tr>
      <w:tr w:rsidR="000C3A90" w:rsidRPr="001A59A0" w14:paraId="76E9E8AC" w14:textId="77777777" w:rsidTr="000C3A90">
        <w:tc>
          <w:tcPr>
            <w:tcW w:w="964" w:type="dxa"/>
          </w:tcPr>
          <w:p w14:paraId="7BCB5FD2"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RNF30</w:t>
            </w:r>
          </w:p>
        </w:tc>
        <w:tc>
          <w:tcPr>
            <w:tcW w:w="1305" w:type="dxa"/>
          </w:tcPr>
          <w:p w14:paraId="4427FB7E"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Importante</w:t>
            </w:r>
          </w:p>
        </w:tc>
        <w:tc>
          <w:tcPr>
            <w:tcW w:w="6803" w:type="dxa"/>
          </w:tcPr>
          <w:p w14:paraId="4CE7E285" w14:textId="77777777" w:rsidR="000C3A90" w:rsidRPr="001A59A0" w:rsidRDefault="000C3A90"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Deve haver política de retenção de logs de chat com prazo máximo configurável pelo admin.</w:t>
            </w:r>
          </w:p>
        </w:tc>
      </w:tr>
    </w:tbl>
    <w:p w14:paraId="287E684B" w14:textId="2E5CDCC3" w:rsidR="00922B7A" w:rsidRPr="001A59A0" w:rsidRDefault="00524C26" w:rsidP="001A59A0">
      <w:pPr>
        <w:spacing w:line="240" w:lineRule="auto"/>
        <w:jc w:val="center"/>
        <w:rPr>
          <w:sz w:val="20"/>
          <w:szCs w:val="20"/>
        </w:rPr>
      </w:pPr>
      <w:r w:rsidRPr="001A59A0">
        <w:rPr>
          <w:sz w:val="20"/>
          <w:szCs w:val="20"/>
        </w:rPr>
        <w:t>Fonte: elaborado pelos autores (2026).</w:t>
      </w:r>
    </w:p>
    <w:p w14:paraId="39931F93" w14:textId="5C2F1747" w:rsidR="00922B7A" w:rsidRDefault="00922B7A">
      <w:pPr>
        <w:spacing w:after="160" w:line="278" w:lineRule="auto"/>
        <w:jc w:val="left"/>
      </w:pPr>
      <w:r>
        <w:br w:type="page"/>
      </w:r>
    </w:p>
    <w:p w14:paraId="159CE692" w14:textId="2E3EFB0E" w:rsidR="00922B7A" w:rsidRDefault="00922B7A" w:rsidP="00922B7A">
      <w:pPr>
        <w:pStyle w:val="Ttulo1"/>
        <w:numPr>
          <w:ilvl w:val="0"/>
          <w:numId w:val="0"/>
        </w:numPr>
        <w:jc w:val="center"/>
      </w:pPr>
      <w:bookmarkStart w:id="261" w:name="_Toc230215522"/>
      <w:r>
        <w:lastRenderedPageBreak/>
        <w:t>APÊNDICE D - REGRAS DE NEG</w:t>
      </w:r>
      <w:r w:rsidR="00AD03CF">
        <w:t>Ó</w:t>
      </w:r>
      <w:r>
        <w:t>CIO</w:t>
      </w:r>
      <w:bookmarkEnd w:id="261"/>
    </w:p>
    <w:p w14:paraId="472300B4" w14:textId="24DED421" w:rsidR="00AD03CF" w:rsidRDefault="00AD03CF" w:rsidP="00AD03CF"/>
    <w:p w14:paraId="50B12D08" w14:textId="661D0D82" w:rsidR="00AD03CF" w:rsidRPr="001A59A0" w:rsidRDefault="00AD03CF" w:rsidP="001A59A0">
      <w:pPr>
        <w:pStyle w:val="Legenda"/>
        <w:keepNext/>
        <w:spacing w:after="0"/>
        <w:jc w:val="center"/>
        <w:rPr>
          <w:i w:val="0"/>
          <w:iCs w:val="0"/>
          <w:color w:val="auto"/>
          <w:sz w:val="20"/>
          <w:szCs w:val="20"/>
        </w:rPr>
      </w:pPr>
      <w:r w:rsidRPr="001A59A0">
        <w:rPr>
          <w:i w:val="0"/>
          <w:iCs w:val="0"/>
          <w:color w:val="auto"/>
          <w:sz w:val="20"/>
          <w:szCs w:val="20"/>
        </w:rPr>
        <w:t xml:space="preserve">Quadro </w:t>
      </w:r>
      <w:r w:rsidRPr="001A59A0">
        <w:rPr>
          <w:i w:val="0"/>
          <w:iCs w:val="0"/>
          <w:color w:val="auto"/>
          <w:sz w:val="20"/>
          <w:szCs w:val="20"/>
        </w:rPr>
        <w:fldChar w:fldCharType="begin"/>
      </w:r>
      <w:r w:rsidRPr="001A59A0">
        <w:rPr>
          <w:i w:val="0"/>
          <w:iCs w:val="0"/>
          <w:color w:val="auto"/>
          <w:sz w:val="20"/>
          <w:szCs w:val="20"/>
        </w:rPr>
        <w:instrText xml:space="preserve"> SEQ Quadro \* ARABIC </w:instrText>
      </w:r>
      <w:r w:rsidRPr="001A59A0">
        <w:rPr>
          <w:i w:val="0"/>
          <w:iCs w:val="0"/>
          <w:color w:val="auto"/>
          <w:sz w:val="20"/>
          <w:szCs w:val="20"/>
        </w:rPr>
        <w:fldChar w:fldCharType="separate"/>
      </w:r>
      <w:r w:rsidR="00C523A9">
        <w:rPr>
          <w:i w:val="0"/>
          <w:iCs w:val="0"/>
          <w:noProof/>
          <w:color w:val="auto"/>
          <w:sz w:val="20"/>
          <w:szCs w:val="20"/>
        </w:rPr>
        <w:t>14</w:t>
      </w:r>
      <w:r w:rsidRPr="001A59A0">
        <w:rPr>
          <w:i w:val="0"/>
          <w:iCs w:val="0"/>
          <w:color w:val="auto"/>
          <w:sz w:val="20"/>
          <w:szCs w:val="20"/>
        </w:rPr>
        <w:fldChar w:fldCharType="end"/>
      </w:r>
      <w:r w:rsidRPr="001A59A0">
        <w:rPr>
          <w:i w:val="0"/>
          <w:iCs w:val="0"/>
          <w:color w:val="auto"/>
          <w:sz w:val="20"/>
          <w:szCs w:val="20"/>
        </w:rPr>
        <w:t xml:space="preserve"> - </w:t>
      </w:r>
      <w:commentRangeStart w:id="262"/>
      <w:r w:rsidRPr="001A59A0">
        <w:rPr>
          <w:i w:val="0"/>
          <w:iCs w:val="0"/>
          <w:color w:val="auto"/>
          <w:sz w:val="20"/>
          <w:szCs w:val="20"/>
        </w:rPr>
        <w:t>Regras de negócio do sistema</w:t>
      </w:r>
      <w:commentRangeEnd w:id="262"/>
      <w:r w:rsidR="00221253" w:rsidRPr="001A59A0">
        <w:rPr>
          <w:rStyle w:val="Refdecomentrio"/>
          <w:i w:val="0"/>
          <w:iCs w:val="0"/>
          <w:color w:val="auto"/>
          <w:sz w:val="20"/>
          <w:szCs w:val="20"/>
        </w:rPr>
        <w:commentReference w:id="262"/>
      </w:r>
    </w:p>
    <w:tbl>
      <w:tblPr>
        <w:tblStyle w:val="Tabelacomgrade"/>
        <w:tblW w:w="9071" w:type="dxa"/>
        <w:tblLook w:val="04A0" w:firstRow="1" w:lastRow="0" w:firstColumn="1" w:lastColumn="0" w:noHBand="0" w:noVBand="1"/>
      </w:tblPr>
      <w:tblGrid>
        <w:gridCol w:w="1134"/>
        <w:gridCol w:w="7937"/>
      </w:tblGrid>
      <w:tr w:rsidR="00AD03CF" w:rsidRPr="001A59A0" w14:paraId="57D59ADC" w14:textId="77777777" w:rsidTr="00AD03CF">
        <w:tc>
          <w:tcPr>
            <w:tcW w:w="1134" w:type="dxa"/>
          </w:tcPr>
          <w:p w14:paraId="3DA5974B"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ID</w:t>
            </w:r>
          </w:p>
        </w:tc>
        <w:tc>
          <w:tcPr>
            <w:tcW w:w="7937" w:type="dxa"/>
          </w:tcPr>
          <w:p w14:paraId="14A9F982"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b/>
                <w:bCs/>
                <w:kern w:val="0"/>
                <w:sz w:val="20"/>
                <w:szCs w:val="20"/>
                <w:lang w:eastAsia="pt-BR"/>
                <w14:ligatures w14:val="none"/>
              </w:rPr>
              <w:t>Regra</w:t>
            </w:r>
          </w:p>
        </w:tc>
      </w:tr>
      <w:tr w:rsidR="00AD03CF" w:rsidRPr="001A59A0" w14:paraId="4D6D1630" w14:textId="77777777" w:rsidTr="00AD03CF">
        <w:tc>
          <w:tcPr>
            <w:tcW w:w="1134" w:type="dxa"/>
          </w:tcPr>
          <w:p w14:paraId="38A2D153"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RN01</w:t>
            </w:r>
          </w:p>
        </w:tc>
        <w:tc>
          <w:tcPr>
            <w:tcW w:w="7937" w:type="dxa"/>
          </w:tcPr>
          <w:p w14:paraId="59452A1A"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Um aluno só pode manter no máximo 3 reservas ativas (status PENDENTE ou APROVADO) simultaneamente.</w:t>
            </w:r>
          </w:p>
        </w:tc>
      </w:tr>
      <w:tr w:rsidR="00AD03CF" w:rsidRPr="001A59A0" w14:paraId="15A5B29A" w14:textId="77777777" w:rsidTr="00AD03CF">
        <w:tc>
          <w:tcPr>
            <w:tcW w:w="1134" w:type="dxa"/>
          </w:tcPr>
          <w:p w14:paraId="6CF91B1B"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RN02</w:t>
            </w:r>
          </w:p>
        </w:tc>
        <w:tc>
          <w:tcPr>
            <w:tcW w:w="7937" w:type="dxa"/>
          </w:tcPr>
          <w:p w14:paraId="2B91DBB0"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Reservas devem respeitar a antecedência mínima definida por sala (padrão: 24 horas).</w:t>
            </w:r>
          </w:p>
        </w:tc>
      </w:tr>
      <w:tr w:rsidR="00AD03CF" w:rsidRPr="001A59A0" w14:paraId="470DE378" w14:textId="77777777" w:rsidTr="00AD03CF">
        <w:tc>
          <w:tcPr>
            <w:tcW w:w="1134" w:type="dxa"/>
          </w:tcPr>
          <w:p w14:paraId="10C17240"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RN03</w:t>
            </w:r>
          </w:p>
        </w:tc>
        <w:tc>
          <w:tcPr>
            <w:tcW w:w="7937" w:type="dxa"/>
          </w:tcPr>
          <w:p w14:paraId="6848AC7B" w14:textId="77777777" w:rsidR="00AD03CF" w:rsidRPr="001A59A0" w:rsidRDefault="00AD03CF" w:rsidP="001A59A0">
            <w:pPr>
              <w:spacing w:line="240" w:lineRule="auto"/>
              <w:jc w:val="left"/>
              <w:rPr>
                <w:rFonts w:eastAsia="Arial"/>
                <w:kern w:val="0"/>
                <w:sz w:val="20"/>
                <w:szCs w:val="20"/>
                <w:lang w:eastAsia="pt-BR"/>
                <w14:ligatures w14:val="none"/>
              </w:rPr>
            </w:pPr>
            <w:commentRangeStart w:id="263"/>
            <w:r w:rsidRPr="001A59A0">
              <w:rPr>
                <w:rFonts w:eastAsia="Arial"/>
                <w:kern w:val="0"/>
                <w:sz w:val="20"/>
                <w:szCs w:val="20"/>
                <w:lang w:eastAsia="pt-BR"/>
                <w14:ligatures w14:val="none"/>
              </w:rPr>
              <w:t>Duas reservas não podem se sobrepor no mesmo intervalo de tempo na mesma sala (constraint no banco).</w:t>
            </w:r>
            <w:commentRangeEnd w:id="263"/>
            <w:r w:rsidR="009D45F5" w:rsidRPr="001A59A0">
              <w:rPr>
                <w:rStyle w:val="Refdecomentrio"/>
                <w:rFonts w:eastAsia="Arial"/>
                <w:kern w:val="0"/>
                <w:sz w:val="20"/>
                <w:szCs w:val="20"/>
                <w:lang w:eastAsia="pt-BR"/>
                <w14:ligatures w14:val="none"/>
              </w:rPr>
              <w:commentReference w:id="263"/>
            </w:r>
          </w:p>
        </w:tc>
      </w:tr>
      <w:tr w:rsidR="00AD03CF" w:rsidRPr="001A59A0" w14:paraId="0F8A261D" w14:textId="77777777" w:rsidTr="00AD03CF">
        <w:tc>
          <w:tcPr>
            <w:tcW w:w="1134" w:type="dxa"/>
          </w:tcPr>
          <w:p w14:paraId="7ADC44F0"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RN04</w:t>
            </w:r>
          </w:p>
        </w:tc>
        <w:tc>
          <w:tcPr>
            <w:tcW w:w="7937" w:type="dxa"/>
          </w:tcPr>
          <w:p w14:paraId="6F4D9CED" w14:textId="77777777" w:rsidR="00AD03CF" w:rsidRPr="001A59A0" w:rsidRDefault="00AD03CF" w:rsidP="001A59A0">
            <w:pPr>
              <w:spacing w:line="240" w:lineRule="auto"/>
              <w:jc w:val="left"/>
              <w:rPr>
                <w:rFonts w:eastAsia="Arial"/>
                <w:kern w:val="0"/>
                <w:sz w:val="20"/>
                <w:szCs w:val="20"/>
                <w:lang w:eastAsia="pt-BR"/>
                <w14:ligatures w14:val="none"/>
              </w:rPr>
            </w:pPr>
            <w:commentRangeStart w:id="264"/>
            <w:r w:rsidRPr="001A59A0">
              <w:rPr>
                <w:rFonts w:eastAsia="Arial"/>
                <w:kern w:val="0"/>
                <w:sz w:val="20"/>
                <w:szCs w:val="20"/>
                <w:lang w:eastAsia="pt-BR"/>
                <w14:ligatures w14:val="none"/>
              </w:rPr>
              <w:t>Ao rejeitar uma reserva, o professor deve informar o motivo (campo observações obrigatório nesse caso).</w:t>
            </w:r>
            <w:commentRangeEnd w:id="264"/>
            <w:r w:rsidR="00535095" w:rsidRPr="001A59A0">
              <w:rPr>
                <w:rStyle w:val="Refdecomentrio"/>
                <w:rFonts w:eastAsia="Arial"/>
                <w:kern w:val="0"/>
                <w:sz w:val="20"/>
                <w:szCs w:val="20"/>
                <w:lang w:eastAsia="pt-BR"/>
                <w14:ligatures w14:val="none"/>
              </w:rPr>
              <w:commentReference w:id="264"/>
            </w:r>
          </w:p>
        </w:tc>
      </w:tr>
      <w:tr w:rsidR="00AD03CF" w:rsidRPr="001A59A0" w14:paraId="32CF236B" w14:textId="77777777" w:rsidTr="00AD03CF">
        <w:tc>
          <w:tcPr>
            <w:tcW w:w="1134" w:type="dxa"/>
          </w:tcPr>
          <w:p w14:paraId="41E4DD4F"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RN05</w:t>
            </w:r>
          </w:p>
        </w:tc>
        <w:tc>
          <w:tcPr>
            <w:tcW w:w="7937" w:type="dxa"/>
          </w:tcPr>
          <w:p w14:paraId="040AF113" w14:textId="150B40B0"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Reservas só podem ser realizadas dentro do horário de funcionamento da sala</w:t>
            </w:r>
            <w:r w:rsidR="001A59A0">
              <w:rPr>
                <w:rFonts w:eastAsia="Arial"/>
                <w:kern w:val="0"/>
                <w:sz w:val="20"/>
                <w:szCs w:val="20"/>
                <w:lang w:eastAsia="pt-BR"/>
                <w14:ligatures w14:val="none"/>
              </w:rPr>
              <w:t>.</w:t>
            </w:r>
          </w:p>
        </w:tc>
      </w:tr>
      <w:tr w:rsidR="00AD03CF" w:rsidRPr="001A59A0" w14:paraId="50F17DAA" w14:textId="77777777" w:rsidTr="00AD03CF">
        <w:tc>
          <w:tcPr>
            <w:tcW w:w="1134" w:type="dxa"/>
          </w:tcPr>
          <w:p w14:paraId="4F8E9E94"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RN06</w:t>
            </w:r>
          </w:p>
        </w:tc>
        <w:tc>
          <w:tcPr>
            <w:tcW w:w="7937" w:type="dxa"/>
          </w:tcPr>
          <w:p w14:paraId="2D668462"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A duração da reserva deve respeitar os limites mínimo e máximo configurados por sala.</w:t>
            </w:r>
          </w:p>
        </w:tc>
      </w:tr>
      <w:tr w:rsidR="00AD03CF" w:rsidRPr="001A59A0" w14:paraId="4EECE76A" w14:textId="77777777" w:rsidTr="00AD03CF">
        <w:tc>
          <w:tcPr>
            <w:tcW w:w="1134" w:type="dxa"/>
          </w:tcPr>
          <w:p w14:paraId="5B6EC955"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RN07</w:t>
            </w:r>
          </w:p>
        </w:tc>
        <w:tc>
          <w:tcPr>
            <w:tcW w:w="7937" w:type="dxa"/>
          </w:tcPr>
          <w:p w14:paraId="442EB545"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Cancelamentos pelo aluno exigem antecedência mínima de 2 horas em relação ao início.</w:t>
            </w:r>
          </w:p>
        </w:tc>
      </w:tr>
      <w:tr w:rsidR="00AD03CF" w:rsidRPr="001A59A0" w14:paraId="724758D1" w14:textId="77777777" w:rsidTr="00AD03CF">
        <w:tc>
          <w:tcPr>
            <w:tcW w:w="1134" w:type="dxa"/>
          </w:tcPr>
          <w:p w14:paraId="7176B50E"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RN08</w:t>
            </w:r>
          </w:p>
        </w:tc>
        <w:tc>
          <w:tcPr>
            <w:tcW w:w="7937" w:type="dxa"/>
          </w:tcPr>
          <w:p w14:paraId="720CDB56" w14:textId="77777777" w:rsidR="00AD03CF" w:rsidRPr="001A59A0" w:rsidRDefault="00AD03CF" w:rsidP="001A59A0">
            <w:pPr>
              <w:spacing w:line="240" w:lineRule="auto"/>
              <w:jc w:val="left"/>
              <w:rPr>
                <w:rFonts w:eastAsia="Arial"/>
                <w:kern w:val="0"/>
                <w:sz w:val="20"/>
                <w:szCs w:val="20"/>
                <w:lang w:eastAsia="pt-BR"/>
                <w14:ligatures w14:val="none"/>
              </w:rPr>
            </w:pPr>
            <w:commentRangeStart w:id="265"/>
            <w:r w:rsidRPr="001A59A0">
              <w:rPr>
                <w:rFonts w:eastAsia="Arial"/>
                <w:kern w:val="0"/>
                <w:sz w:val="20"/>
                <w:szCs w:val="20"/>
                <w:lang w:eastAsia="pt-BR"/>
                <w14:ligatures w14:val="none"/>
              </w:rPr>
              <w:t>Reservas concluídas (data_fim &lt; agora) têm status atualizado para CONCLUIDO automaticamente por job diário.</w:t>
            </w:r>
            <w:commentRangeEnd w:id="265"/>
            <w:r w:rsidR="000214A0" w:rsidRPr="001A59A0">
              <w:rPr>
                <w:rStyle w:val="Refdecomentrio"/>
                <w:rFonts w:eastAsia="Arial"/>
                <w:kern w:val="0"/>
                <w:sz w:val="20"/>
                <w:szCs w:val="20"/>
                <w:lang w:eastAsia="pt-BR"/>
                <w14:ligatures w14:val="none"/>
              </w:rPr>
              <w:commentReference w:id="265"/>
            </w:r>
          </w:p>
        </w:tc>
      </w:tr>
      <w:tr w:rsidR="00AD03CF" w:rsidRPr="001A59A0" w14:paraId="1547AC3F" w14:textId="77777777" w:rsidTr="00AD03CF">
        <w:tc>
          <w:tcPr>
            <w:tcW w:w="1134" w:type="dxa"/>
          </w:tcPr>
          <w:p w14:paraId="36273D64"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RN09</w:t>
            </w:r>
          </w:p>
        </w:tc>
        <w:tc>
          <w:tcPr>
            <w:tcW w:w="7937" w:type="dxa"/>
          </w:tcPr>
          <w:p w14:paraId="1A6AFBB9"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Apenas admins podem alterar o papel de um usuário.</w:t>
            </w:r>
          </w:p>
        </w:tc>
      </w:tr>
      <w:tr w:rsidR="00AD03CF" w:rsidRPr="001A59A0" w14:paraId="10523AFC" w14:textId="77777777" w:rsidTr="00AD03CF">
        <w:tc>
          <w:tcPr>
            <w:tcW w:w="1134" w:type="dxa"/>
          </w:tcPr>
          <w:p w14:paraId="79A79DA9" w14:textId="77777777" w:rsidR="00AD03CF" w:rsidRPr="001A59A0" w:rsidRDefault="00AD03CF" w:rsidP="001A59A0">
            <w:pPr>
              <w:spacing w:line="240" w:lineRule="auto"/>
              <w:jc w:val="left"/>
              <w:rPr>
                <w:rFonts w:eastAsia="Arial"/>
                <w:kern w:val="0"/>
                <w:sz w:val="20"/>
                <w:szCs w:val="20"/>
                <w:lang w:eastAsia="pt-BR"/>
                <w14:ligatures w14:val="none"/>
              </w:rPr>
            </w:pPr>
            <w:r w:rsidRPr="001A59A0">
              <w:rPr>
                <w:rFonts w:eastAsia="Arial"/>
                <w:kern w:val="0"/>
                <w:sz w:val="20"/>
                <w:szCs w:val="20"/>
                <w:lang w:eastAsia="pt-BR"/>
                <w14:ligatures w14:val="none"/>
              </w:rPr>
              <w:t>RN10</w:t>
            </w:r>
          </w:p>
        </w:tc>
        <w:tc>
          <w:tcPr>
            <w:tcW w:w="7937" w:type="dxa"/>
          </w:tcPr>
          <w:p w14:paraId="2E58661D" w14:textId="77777777" w:rsidR="00AD03CF" w:rsidRPr="001A59A0" w:rsidRDefault="00AD03CF" w:rsidP="001A59A0">
            <w:pPr>
              <w:spacing w:line="240" w:lineRule="auto"/>
              <w:jc w:val="left"/>
              <w:rPr>
                <w:rFonts w:eastAsia="Arial"/>
                <w:kern w:val="0"/>
                <w:sz w:val="20"/>
                <w:szCs w:val="20"/>
                <w:lang w:eastAsia="pt-BR"/>
                <w14:ligatures w14:val="none"/>
              </w:rPr>
            </w:pPr>
            <w:commentRangeStart w:id="266"/>
            <w:r w:rsidRPr="001A59A0">
              <w:rPr>
                <w:rFonts w:eastAsia="Arial"/>
                <w:kern w:val="0"/>
                <w:sz w:val="20"/>
                <w:szCs w:val="20"/>
                <w:lang w:eastAsia="pt-BR"/>
                <w14:ligatures w14:val="none"/>
              </w:rPr>
              <w:t>Reservas diretas de professores não passam pelo ciclo de aprovação — são gravadas já como APROVADAS.</w:t>
            </w:r>
            <w:commentRangeEnd w:id="266"/>
            <w:r w:rsidR="000214A0" w:rsidRPr="001A59A0">
              <w:rPr>
                <w:rStyle w:val="Refdecomentrio"/>
                <w:rFonts w:eastAsia="Arial"/>
                <w:kern w:val="0"/>
                <w:sz w:val="20"/>
                <w:szCs w:val="20"/>
                <w:lang w:eastAsia="pt-BR"/>
                <w14:ligatures w14:val="none"/>
              </w:rPr>
              <w:commentReference w:id="266"/>
            </w:r>
          </w:p>
        </w:tc>
      </w:tr>
    </w:tbl>
    <w:p w14:paraId="1193DEA2" w14:textId="77777777" w:rsidR="00AD03CF" w:rsidRPr="001A59A0" w:rsidRDefault="00AD03CF" w:rsidP="001A59A0">
      <w:pPr>
        <w:spacing w:line="240" w:lineRule="auto"/>
        <w:jc w:val="center"/>
        <w:rPr>
          <w:sz w:val="20"/>
          <w:szCs w:val="20"/>
        </w:rPr>
      </w:pPr>
      <w:r w:rsidRPr="001A59A0">
        <w:rPr>
          <w:sz w:val="20"/>
          <w:szCs w:val="20"/>
        </w:rPr>
        <w:t>Fonte: elaborado pelos autores (2026).</w:t>
      </w:r>
    </w:p>
    <w:p w14:paraId="20B9D512" w14:textId="77777777" w:rsidR="00B818C3" w:rsidRPr="00922B7A" w:rsidRDefault="00B818C3" w:rsidP="00B818C3"/>
    <w:sectPr w:rsidR="00B818C3" w:rsidRPr="00922B7A" w:rsidSect="000228EA">
      <w:headerReference w:type="default" r:id="rId13"/>
      <w:pgSz w:w="11906" w:h="16838"/>
      <w:pgMar w:top="1701" w:right="1134" w:bottom="1134" w:left="1701" w:header="709" w:footer="709" w:gutter="0"/>
      <w:pgNumType w:start="6"/>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ergio Schina" w:date="2026-05-21T14:04:00Z" w:initials="SS">
    <w:p w14:paraId="1D046217" w14:textId="77777777" w:rsidR="00503AE4" w:rsidRDefault="00503AE4" w:rsidP="00503AE4">
      <w:pPr>
        <w:pStyle w:val="Textodecomentrio"/>
        <w:jc w:val="left"/>
      </w:pPr>
      <w:r>
        <w:rPr>
          <w:rStyle w:val="Refdecomentrio"/>
        </w:rPr>
        <w:annotationRef/>
      </w:r>
      <w:r>
        <w:t xml:space="preserve">Pessoal, aqui não da para afirmar desta forma. "Garante a privacidade" precisa ser substituído por "reduz a exposição de dados a serviços externos". Privacidade não é garantida apenas por execução local. </w:t>
      </w:r>
      <w:r>
        <w:br/>
      </w:r>
    </w:p>
  </w:comment>
  <w:comment w:id="4" w:author="Sergio Schina" w:date="2026-05-21T14:07:00Z" w:initials="SS">
    <w:p w14:paraId="3950B946" w14:textId="77777777" w:rsidR="00CD67C6" w:rsidRDefault="00880B50" w:rsidP="00CD67C6">
      <w:pPr>
        <w:pStyle w:val="Textodecomentrio"/>
        <w:jc w:val="left"/>
      </w:pPr>
      <w:r>
        <w:rPr>
          <w:rStyle w:val="Refdecomentrio"/>
        </w:rPr>
        <w:annotationRef/>
      </w:r>
      <w:r w:rsidR="00CD67C6">
        <w:t>Lembram que para instalar, geralmente não é por qualquer hardware, não da para instalar em um computador muito antigo que praticamente não vai rodar dependendo do hardware, só isso já aumenta a complexidade. Operar LLM local pode aumentar complexidade por exigir instalação de modelos, gestão de hardware, atualização, monitoramento e suporte. Então colocar a afirmação "Pode reduzir complexidade operacional" e aconselho remover a afirmação.</w:t>
      </w:r>
    </w:p>
  </w:comment>
  <w:comment w:id="2" w:author="Sergio Schina" w:date="2026-05-24T21:03:00Z" w:initials="SS">
    <w:p w14:paraId="5F163E74" w14:textId="77777777" w:rsidR="0065449A" w:rsidRDefault="0065449A" w:rsidP="0065449A">
      <w:pPr>
        <w:pStyle w:val="Textodecomentrio"/>
        <w:jc w:val="left"/>
      </w:pPr>
      <w:r>
        <w:rPr>
          <w:rStyle w:val="Refdecomentrio"/>
        </w:rPr>
        <w:annotationRef/>
      </w:r>
      <w:r>
        <w:t>Sugestão de melhoria de texto:</w:t>
      </w:r>
      <w:r>
        <w:br/>
      </w:r>
      <w:r>
        <w:br/>
        <w:t>"...O sistema foi projetado para execução local, evitando o envio de prompts, documentos institucionais e registros de reserva a provedores externos de IA. Essa decisão reduz a superfície de exposição dos dados, mas não garante privacidade por si só; a proteção efetiva depende de autenticação, autorização, controle de acesso aos documentos, auditoria, política de retenção e segurança da infraestrutura local."</w:t>
      </w:r>
    </w:p>
  </w:comment>
  <w:comment w:id="5" w:author="Sergio Schina" w:date="2026-05-21T14:25:00Z" w:initials="SS">
    <w:p w14:paraId="2EC30B96" w14:textId="77777777" w:rsidR="00805015" w:rsidRDefault="00602DC4" w:rsidP="00805015">
      <w:pPr>
        <w:pStyle w:val="Textodecomentrio"/>
        <w:jc w:val="left"/>
      </w:pPr>
      <w:r>
        <w:rPr>
          <w:rStyle w:val="Refdecomentrio"/>
        </w:rPr>
        <w:annotationRef/>
      </w:r>
      <w:r w:rsidR="00805015">
        <w:t>Uma perspectiva importante que observei, se a implementação não segue a especificação ,  os documentos oficiais do Model Context Protocol, o texto deve dizer "mecanismo de chamadas de ferramentas inspirado no MCP" ou "camada de tool calling compatível conceitualmente com MCP". Chamar de "implementação própria do MCP" sem demonstrar compatibilidade com os documentos oficiais da OpenAI abre uma brecha forte para questionamento do leitor técnico.</w:t>
      </w:r>
    </w:p>
  </w:comment>
  <w:comment w:id="6" w:author="Sergio Schina" w:date="2026-05-24T21:01:00Z" w:initials="SS">
    <w:p w14:paraId="0F6BB443" w14:textId="77777777" w:rsidR="006D418C" w:rsidRDefault="006D418C" w:rsidP="006D418C">
      <w:pPr>
        <w:pStyle w:val="Textodecomentrio"/>
        <w:jc w:val="left"/>
      </w:pPr>
      <w:r>
        <w:rPr>
          <w:rStyle w:val="Refdecomentrio"/>
        </w:rPr>
        <w:annotationRef/>
      </w:r>
      <w:r>
        <w:t>Pessoal, depois de ler todo o texto, eu sugiro uma reestrutura de texto para vocês avaliarem, acredito que pode agregar:</w:t>
      </w:r>
      <w:r>
        <w:br/>
      </w:r>
      <w:r>
        <w:br/>
        <w:t>Eu acho que desta forma poderia ficar didaticamente bem explicado e academicamente vem estruturado:</w:t>
      </w:r>
    </w:p>
    <w:p w14:paraId="31EF1E72" w14:textId="77777777" w:rsidR="006D418C" w:rsidRDefault="006D418C" w:rsidP="006D418C">
      <w:pPr>
        <w:pStyle w:val="Textodecomentrio"/>
        <w:jc w:val="left"/>
      </w:pPr>
    </w:p>
    <w:p w14:paraId="3D6FC66B" w14:textId="77777777" w:rsidR="006D418C" w:rsidRDefault="006D418C" w:rsidP="006D418C">
      <w:pPr>
        <w:pStyle w:val="Textodecomentrio"/>
        <w:jc w:val="left"/>
      </w:pPr>
      <w:r>
        <w:t>1. Introdução</w:t>
      </w:r>
    </w:p>
    <w:p w14:paraId="041BC9E5" w14:textId="77777777" w:rsidR="006D418C" w:rsidRDefault="006D418C" w:rsidP="006D418C">
      <w:pPr>
        <w:pStyle w:val="Textodecomentrio"/>
        <w:jc w:val="left"/>
      </w:pPr>
      <w:r>
        <w:t xml:space="preserve">   - Contexto.</w:t>
      </w:r>
    </w:p>
    <w:p w14:paraId="391D138F" w14:textId="77777777" w:rsidR="006D418C" w:rsidRDefault="006D418C" w:rsidP="006D418C">
      <w:pPr>
        <w:pStyle w:val="Textodecomentrio"/>
        <w:jc w:val="left"/>
      </w:pPr>
      <w:r>
        <w:t xml:space="preserve">   - Problema.</w:t>
      </w:r>
    </w:p>
    <w:p w14:paraId="2B8425B9" w14:textId="77777777" w:rsidR="006D418C" w:rsidRDefault="006D418C" w:rsidP="006D418C">
      <w:pPr>
        <w:pStyle w:val="Textodecomentrio"/>
        <w:jc w:val="left"/>
      </w:pPr>
      <w:r>
        <w:t xml:space="preserve">   - Justificativa.</w:t>
      </w:r>
    </w:p>
    <w:p w14:paraId="07A7FCB5" w14:textId="77777777" w:rsidR="006D418C" w:rsidRDefault="006D418C" w:rsidP="006D418C">
      <w:pPr>
        <w:pStyle w:val="Textodecomentrio"/>
        <w:jc w:val="left"/>
      </w:pPr>
      <w:r>
        <w:t xml:space="preserve">   - Objetivo geral.</w:t>
      </w:r>
    </w:p>
    <w:p w14:paraId="52965EB4" w14:textId="77777777" w:rsidR="006D418C" w:rsidRDefault="006D418C" w:rsidP="006D418C">
      <w:pPr>
        <w:pStyle w:val="Textodecomentrio"/>
        <w:jc w:val="left"/>
      </w:pPr>
      <w:r>
        <w:t xml:space="preserve">   - Objetivos específicos.</w:t>
      </w:r>
    </w:p>
    <w:p w14:paraId="6DBC0D02" w14:textId="77777777" w:rsidR="006D418C" w:rsidRDefault="006D418C" w:rsidP="006D418C">
      <w:pPr>
        <w:pStyle w:val="Textodecomentrio"/>
        <w:jc w:val="left"/>
      </w:pPr>
      <w:r>
        <w:t xml:space="preserve">   - Escopo e não escopo.</w:t>
      </w:r>
    </w:p>
    <w:p w14:paraId="624BFBF6" w14:textId="77777777" w:rsidR="006D418C" w:rsidRDefault="006D418C" w:rsidP="006D418C">
      <w:pPr>
        <w:pStyle w:val="Textodecomentrio"/>
        <w:jc w:val="left"/>
      </w:pPr>
      <w:r>
        <w:t xml:space="preserve">   - Organização do trabalho.</w:t>
      </w:r>
    </w:p>
    <w:p w14:paraId="180DFE7C" w14:textId="77777777" w:rsidR="006D418C" w:rsidRDefault="006D418C" w:rsidP="006D418C">
      <w:pPr>
        <w:pStyle w:val="Textodecomentrio"/>
        <w:jc w:val="left"/>
      </w:pPr>
    </w:p>
    <w:p w14:paraId="6BE8A706" w14:textId="77777777" w:rsidR="006D418C" w:rsidRDefault="006D418C" w:rsidP="006D418C">
      <w:pPr>
        <w:pStyle w:val="Textodecomentrio"/>
        <w:jc w:val="left"/>
      </w:pPr>
      <w:r>
        <w:t>2. Fundamentação teórica</w:t>
      </w:r>
    </w:p>
    <w:p w14:paraId="575C7210" w14:textId="77777777" w:rsidR="006D418C" w:rsidRDefault="006D418C" w:rsidP="006D418C">
      <w:pPr>
        <w:pStyle w:val="Textodecomentrio"/>
        <w:jc w:val="left"/>
      </w:pPr>
      <w:r>
        <w:t xml:space="preserve">   - LLM local.</w:t>
      </w:r>
    </w:p>
    <w:p w14:paraId="1090A469" w14:textId="77777777" w:rsidR="006D418C" w:rsidRDefault="006D418C" w:rsidP="006D418C">
      <w:pPr>
        <w:pStyle w:val="Textodecomentrio"/>
        <w:jc w:val="left"/>
      </w:pPr>
      <w:r>
        <w:t xml:space="preserve">   - RAG.</w:t>
      </w:r>
    </w:p>
    <w:p w14:paraId="18000665" w14:textId="77777777" w:rsidR="006D418C" w:rsidRDefault="006D418C" w:rsidP="006D418C">
      <w:pPr>
        <w:pStyle w:val="Textodecomentrio"/>
        <w:jc w:val="left"/>
      </w:pPr>
      <w:r>
        <w:t xml:space="preserve">   - Tool calling e MCP.</w:t>
      </w:r>
    </w:p>
    <w:p w14:paraId="540217A6" w14:textId="77777777" w:rsidR="006D418C" w:rsidRDefault="006D418C" w:rsidP="006D418C">
      <w:pPr>
        <w:pStyle w:val="Textodecomentrio"/>
        <w:jc w:val="left"/>
      </w:pPr>
      <w:r>
        <w:t xml:space="preserve">   - Banco de dados para reservas.</w:t>
      </w:r>
    </w:p>
    <w:p w14:paraId="6F5215AA" w14:textId="77777777" w:rsidR="006D418C" w:rsidRDefault="006D418C" w:rsidP="006D418C">
      <w:pPr>
        <w:pStyle w:val="Textodecomentrio"/>
        <w:jc w:val="left"/>
      </w:pPr>
      <w:r>
        <w:t xml:space="preserve">   - ASR/TTS e acessibilidade.</w:t>
      </w:r>
    </w:p>
    <w:p w14:paraId="3B161D35" w14:textId="77777777" w:rsidR="006D418C" w:rsidRDefault="006D418C" w:rsidP="006D418C">
      <w:pPr>
        <w:pStyle w:val="Textodecomentrio"/>
        <w:jc w:val="left"/>
      </w:pPr>
      <w:r>
        <w:t xml:space="preserve">   - Segurança em aplicações LLM.</w:t>
      </w:r>
    </w:p>
    <w:p w14:paraId="5A6B5D3C" w14:textId="77777777" w:rsidR="006D418C" w:rsidRDefault="006D418C" w:rsidP="006D418C">
      <w:pPr>
        <w:pStyle w:val="Textodecomentrio"/>
        <w:jc w:val="left"/>
      </w:pPr>
    </w:p>
    <w:p w14:paraId="63E49E9C" w14:textId="77777777" w:rsidR="006D418C" w:rsidRDefault="006D418C" w:rsidP="006D418C">
      <w:pPr>
        <w:pStyle w:val="Textodecomentrio"/>
        <w:jc w:val="left"/>
      </w:pPr>
      <w:r>
        <w:t>3. Especificação do sistema</w:t>
      </w:r>
    </w:p>
    <w:p w14:paraId="54A5C261" w14:textId="77777777" w:rsidR="006D418C" w:rsidRDefault="006D418C" w:rsidP="006D418C">
      <w:pPr>
        <w:pStyle w:val="Textodecomentrio"/>
        <w:jc w:val="left"/>
      </w:pPr>
      <w:r>
        <w:t xml:space="preserve">   - Requisitos.</w:t>
      </w:r>
    </w:p>
    <w:p w14:paraId="761ED8CE" w14:textId="77777777" w:rsidR="006D418C" w:rsidRDefault="006D418C" w:rsidP="006D418C">
      <w:pPr>
        <w:pStyle w:val="Textodecomentrio"/>
        <w:jc w:val="left"/>
      </w:pPr>
      <w:r>
        <w:t xml:space="preserve">   - Regras de negócio.</w:t>
      </w:r>
    </w:p>
    <w:p w14:paraId="18704150" w14:textId="77777777" w:rsidR="006D418C" w:rsidRDefault="006D418C" w:rsidP="006D418C">
      <w:pPr>
        <w:pStyle w:val="Textodecomentrio"/>
        <w:jc w:val="left"/>
      </w:pPr>
      <w:r>
        <w:t xml:space="preserve">   - Casos de uso.</w:t>
      </w:r>
    </w:p>
    <w:p w14:paraId="258651E3" w14:textId="77777777" w:rsidR="006D418C" w:rsidRDefault="006D418C" w:rsidP="006D418C">
      <w:pPr>
        <w:pStyle w:val="Textodecomentrio"/>
        <w:jc w:val="left"/>
      </w:pPr>
      <w:r>
        <w:t xml:space="preserve">   - Critérios de aceite.</w:t>
      </w:r>
    </w:p>
    <w:p w14:paraId="2D00314E" w14:textId="77777777" w:rsidR="006D418C" w:rsidRDefault="006D418C" w:rsidP="006D418C">
      <w:pPr>
        <w:pStyle w:val="Textodecomentrio"/>
        <w:jc w:val="left"/>
      </w:pPr>
    </w:p>
    <w:p w14:paraId="7B704DE1" w14:textId="77777777" w:rsidR="006D418C" w:rsidRDefault="006D418C" w:rsidP="006D418C">
      <w:pPr>
        <w:pStyle w:val="Textodecomentrio"/>
        <w:jc w:val="left"/>
      </w:pPr>
      <w:r>
        <w:t>4. Arquitetura</w:t>
      </w:r>
    </w:p>
    <w:p w14:paraId="1E68BB0F" w14:textId="77777777" w:rsidR="006D418C" w:rsidRDefault="006D418C" w:rsidP="006D418C">
      <w:pPr>
        <w:pStyle w:val="Textodecomentrio"/>
        <w:jc w:val="left"/>
      </w:pPr>
      <w:r>
        <w:t xml:space="preserve">   - Diagrama C4 de contexto.</w:t>
      </w:r>
    </w:p>
    <w:p w14:paraId="32DCEDEA" w14:textId="77777777" w:rsidR="006D418C" w:rsidRDefault="006D418C" w:rsidP="006D418C">
      <w:pPr>
        <w:pStyle w:val="Textodecomentrio"/>
        <w:jc w:val="left"/>
      </w:pPr>
      <w:r>
        <w:t xml:space="preserve">   - Diagrama de contêineres.</w:t>
      </w:r>
    </w:p>
    <w:p w14:paraId="609FFE13" w14:textId="77777777" w:rsidR="006D418C" w:rsidRDefault="006D418C" w:rsidP="006D418C">
      <w:pPr>
        <w:pStyle w:val="Textodecomentrio"/>
        <w:jc w:val="left"/>
      </w:pPr>
      <w:r>
        <w:t xml:space="preserve">   - Diagrama de sequência para RAG.</w:t>
      </w:r>
    </w:p>
    <w:p w14:paraId="74E31776" w14:textId="77777777" w:rsidR="006D418C" w:rsidRDefault="006D418C" w:rsidP="006D418C">
      <w:pPr>
        <w:pStyle w:val="Textodecomentrio"/>
        <w:jc w:val="left"/>
      </w:pPr>
      <w:r>
        <w:t xml:space="preserve">   - Diagrama de sequência para agendamento.</w:t>
      </w:r>
    </w:p>
    <w:p w14:paraId="4707EDAC" w14:textId="77777777" w:rsidR="006D418C" w:rsidRDefault="006D418C" w:rsidP="006D418C">
      <w:pPr>
        <w:pStyle w:val="Textodecomentrio"/>
        <w:jc w:val="left"/>
      </w:pPr>
      <w:r>
        <w:t xml:space="preserve">   - Fronteiras de confiança.</w:t>
      </w:r>
    </w:p>
    <w:p w14:paraId="1635B73A" w14:textId="77777777" w:rsidR="006D418C" w:rsidRDefault="006D418C" w:rsidP="006D418C">
      <w:pPr>
        <w:pStyle w:val="Textodecomentrio"/>
        <w:jc w:val="left"/>
      </w:pPr>
      <w:r>
        <w:t xml:space="preserve">   - Fluxo de dados sensíveis.</w:t>
      </w:r>
    </w:p>
    <w:p w14:paraId="25C2FA72" w14:textId="77777777" w:rsidR="006D418C" w:rsidRDefault="006D418C" w:rsidP="006D418C">
      <w:pPr>
        <w:pStyle w:val="Textodecomentrio"/>
        <w:jc w:val="left"/>
      </w:pPr>
    </w:p>
    <w:p w14:paraId="440EC11A" w14:textId="77777777" w:rsidR="006D418C" w:rsidRDefault="006D418C" w:rsidP="006D418C">
      <w:pPr>
        <w:pStyle w:val="Textodecomentrio"/>
        <w:jc w:val="left"/>
      </w:pPr>
      <w:r>
        <w:t>5. Implementação</w:t>
      </w:r>
    </w:p>
    <w:p w14:paraId="0512EC8C" w14:textId="77777777" w:rsidR="006D418C" w:rsidRDefault="006D418C" w:rsidP="006D418C">
      <w:pPr>
        <w:pStyle w:val="Textodecomentrio"/>
        <w:jc w:val="left"/>
      </w:pPr>
      <w:r>
        <w:t xml:space="preserve">   - Monorepo.</w:t>
      </w:r>
    </w:p>
    <w:p w14:paraId="42097221" w14:textId="77777777" w:rsidR="006D418C" w:rsidRDefault="006D418C" w:rsidP="006D418C">
      <w:pPr>
        <w:pStyle w:val="Textodecomentrio"/>
        <w:jc w:val="left"/>
      </w:pPr>
      <w:r>
        <w:t xml:space="preserve">   - Frontend.</w:t>
      </w:r>
    </w:p>
    <w:p w14:paraId="7F6C2976" w14:textId="77777777" w:rsidR="006D418C" w:rsidRDefault="006D418C" w:rsidP="006D418C">
      <w:pPr>
        <w:pStyle w:val="Textodecomentrio"/>
        <w:jc w:val="left"/>
      </w:pPr>
      <w:r>
        <w:t xml:space="preserve">   - Backend.</w:t>
      </w:r>
    </w:p>
    <w:p w14:paraId="737F8D06" w14:textId="77777777" w:rsidR="006D418C" w:rsidRDefault="006D418C" w:rsidP="006D418C">
      <w:pPr>
        <w:pStyle w:val="Textodecomentrio"/>
        <w:jc w:val="left"/>
      </w:pPr>
      <w:r>
        <w:t xml:space="preserve">   - Ollama/LLM.</w:t>
      </w:r>
    </w:p>
    <w:p w14:paraId="7F521470" w14:textId="77777777" w:rsidR="006D418C" w:rsidRDefault="006D418C" w:rsidP="006D418C">
      <w:pPr>
        <w:pStyle w:val="Textodecomentrio"/>
        <w:jc w:val="left"/>
      </w:pPr>
      <w:r>
        <w:t xml:space="preserve">   - Pipeline RAG.</w:t>
      </w:r>
    </w:p>
    <w:p w14:paraId="0AE7173C" w14:textId="77777777" w:rsidR="006D418C" w:rsidRDefault="006D418C" w:rsidP="006D418C">
      <w:pPr>
        <w:pStyle w:val="Textodecomentrio"/>
        <w:jc w:val="left"/>
      </w:pPr>
      <w:r>
        <w:t xml:space="preserve">   - Banco.</w:t>
      </w:r>
    </w:p>
    <w:p w14:paraId="5E7306BA" w14:textId="77777777" w:rsidR="006D418C" w:rsidRDefault="006D418C" w:rsidP="006D418C">
      <w:pPr>
        <w:pStyle w:val="Textodecomentrio"/>
        <w:jc w:val="left"/>
      </w:pPr>
      <w:r>
        <w:t xml:space="preserve">   - Voz.</w:t>
      </w:r>
    </w:p>
    <w:p w14:paraId="7DD5F4AB" w14:textId="77777777" w:rsidR="006D418C" w:rsidRDefault="006D418C" w:rsidP="006D418C">
      <w:pPr>
        <w:pStyle w:val="Textodecomentrio"/>
        <w:jc w:val="left"/>
      </w:pPr>
      <w:r>
        <w:t xml:space="preserve">   - Deploy.</w:t>
      </w:r>
    </w:p>
    <w:p w14:paraId="141841EE" w14:textId="77777777" w:rsidR="006D418C" w:rsidRDefault="006D418C" w:rsidP="006D418C">
      <w:pPr>
        <w:pStyle w:val="Textodecomentrio"/>
        <w:jc w:val="left"/>
      </w:pPr>
    </w:p>
    <w:p w14:paraId="01A5FA0B" w14:textId="77777777" w:rsidR="006D418C" w:rsidRDefault="006D418C" w:rsidP="006D418C">
      <w:pPr>
        <w:pStyle w:val="Textodecomentrio"/>
        <w:jc w:val="left"/>
      </w:pPr>
      <w:r>
        <w:t>6. Avaliação</w:t>
      </w:r>
    </w:p>
    <w:p w14:paraId="57761C69" w14:textId="77777777" w:rsidR="006D418C" w:rsidRDefault="006D418C" w:rsidP="006D418C">
      <w:pPr>
        <w:pStyle w:val="Textodecomentrio"/>
        <w:jc w:val="left"/>
      </w:pPr>
      <w:r>
        <w:t xml:space="preserve">   - Ambiente.</w:t>
      </w:r>
    </w:p>
    <w:p w14:paraId="692CCC9F" w14:textId="77777777" w:rsidR="006D418C" w:rsidRDefault="006D418C" w:rsidP="006D418C">
      <w:pPr>
        <w:pStyle w:val="Textodecomentrio"/>
        <w:jc w:val="left"/>
      </w:pPr>
      <w:r>
        <w:t xml:space="preserve">   - Participantes.</w:t>
      </w:r>
    </w:p>
    <w:p w14:paraId="76B2EB51" w14:textId="77777777" w:rsidR="006D418C" w:rsidRDefault="006D418C" w:rsidP="006D418C">
      <w:pPr>
        <w:pStyle w:val="Textodecomentrio"/>
        <w:jc w:val="left"/>
      </w:pPr>
      <w:r>
        <w:t xml:space="preserve">   - Cenários.</w:t>
      </w:r>
    </w:p>
    <w:p w14:paraId="48FA706C" w14:textId="77777777" w:rsidR="006D418C" w:rsidRDefault="006D418C" w:rsidP="006D418C">
      <w:pPr>
        <w:pStyle w:val="Textodecomentrio"/>
        <w:jc w:val="left"/>
      </w:pPr>
      <w:r>
        <w:t xml:space="preserve">   - Métricas.</w:t>
      </w:r>
    </w:p>
    <w:p w14:paraId="4AB7AB96" w14:textId="77777777" w:rsidR="006D418C" w:rsidRDefault="006D418C" w:rsidP="006D418C">
      <w:pPr>
        <w:pStyle w:val="Textodecomentrio"/>
        <w:jc w:val="left"/>
      </w:pPr>
      <w:r>
        <w:t xml:space="preserve">   - Resultados.</w:t>
      </w:r>
    </w:p>
    <w:p w14:paraId="033E76DB" w14:textId="77777777" w:rsidR="006D418C" w:rsidRDefault="006D418C" w:rsidP="006D418C">
      <w:pPr>
        <w:pStyle w:val="Textodecomentrio"/>
        <w:jc w:val="left"/>
      </w:pPr>
      <w:r>
        <w:t xml:space="preserve">   - Discussão.</w:t>
      </w:r>
    </w:p>
    <w:p w14:paraId="0E626F7A" w14:textId="77777777" w:rsidR="006D418C" w:rsidRDefault="006D418C" w:rsidP="006D418C">
      <w:pPr>
        <w:pStyle w:val="Textodecomentrio"/>
        <w:jc w:val="left"/>
      </w:pPr>
      <w:r>
        <w:t xml:space="preserve">   - Ameaças à validade.</w:t>
      </w:r>
    </w:p>
    <w:p w14:paraId="715B4C79" w14:textId="77777777" w:rsidR="006D418C" w:rsidRDefault="006D418C" w:rsidP="006D418C">
      <w:pPr>
        <w:pStyle w:val="Textodecomentrio"/>
        <w:jc w:val="left"/>
      </w:pPr>
    </w:p>
    <w:p w14:paraId="5691B4CB" w14:textId="77777777" w:rsidR="006D418C" w:rsidRDefault="006D418C" w:rsidP="006D418C">
      <w:pPr>
        <w:pStyle w:val="Textodecomentrio"/>
        <w:jc w:val="left"/>
      </w:pPr>
      <w:r>
        <w:t>7. Conclusão</w:t>
      </w:r>
    </w:p>
    <w:p w14:paraId="2ED1ACE2" w14:textId="77777777" w:rsidR="006D418C" w:rsidRDefault="006D418C" w:rsidP="006D418C">
      <w:pPr>
        <w:pStyle w:val="Textodecomentrio"/>
        <w:jc w:val="left"/>
      </w:pPr>
      <w:r>
        <w:t xml:space="preserve">   - Contribuições.</w:t>
      </w:r>
    </w:p>
    <w:p w14:paraId="3CE22B79" w14:textId="77777777" w:rsidR="006D418C" w:rsidRDefault="006D418C" w:rsidP="006D418C">
      <w:pPr>
        <w:pStyle w:val="Textodecomentrio"/>
        <w:jc w:val="left"/>
      </w:pPr>
      <w:r>
        <w:t xml:space="preserve">   - Limitações.</w:t>
      </w:r>
    </w:p>
    <w:p w14:paraId="658595E7" w14:textId="77777777" w:rsidR="006D418C" w:rsidRDefault="006D418C" w:rsidP="006D418C">
      <w:pPr>
        <w:pStyle w:val="Textodecomentrio"/>
        <w:jc w:val="left"/>
      </w:pPr>
      <w:r>
        <w:t xml:space="preserve">   - Trabalhos futuros.</w:t>
      </w:r>
      <w:r>
        <w:br/>
      </w:r>
      <w:r>
        <w:br/>
      </w:r>
    </w:p>
  </w:comment>
  <w:comment w:id="11" w:author="Sergio Schina" w:date="2026-05-21T14:43:00Z" w:initials="SS">
    <w:p w14:paraId="64D4E840" w14:textId="77777777" w:rsidR="00F03A3B" w:rsidRDefault="00341ACA" w:rsidP="00F03A3B">
      <w:pPr>
        <w:pStyle w:val="Textodecomentrio"/>
        <w:jc w:val="left"/>
      </w:pPr>
      <w:r>
        <w:rPr>
          <w:rStyle w:val="Refdecomentrio"/>
        </w:rPr>
        <w:annotationRef/>
      </w:r>
      <w:r w:rsidR="00F03A3B">
        <w:t>Acredito que este não será um problema que o sistema ira resolver. Como não será abordado isso, acho melhor retirar.</w:t>
      </w:r>
    </w:p>
  </w:comment>
  <w:comment w:id="9" w:author="Sergio Schina" w:date="2026-05-21T14:51:00Z" w:initials="SS">
    <w:p w14:paraId="6749FAB9" w14:textId="77777777" w:rsidR="00977FF9" w:rsidRDefault="00E86F1A" w:rsidP="00977FF9">
      <w:pPr>
        <w:pStyle w:val="Textodecomentrio"/>
        <w:jc w:val="left"/>
      </w:pPr>
      <w:r>
        <w:rPr>
          <w:rStyle w:val="Refdecomentrio"/>
        </w:rPr>
        <w:annotationRef/>
      </w:r>
      <w:r w:rsidR="00977FF9">
        <w:t>Faltou dizer de fato qual problema foi identificado em fablabs.</w:t>
      </w:r>
    </w:p>
    <w:p w14:paraId="1C248BB6" w14:textId="77777777" w:rsidR="00977FF9" w:rsidRDefault="00977FF9" w:rsidP="00977FF9">
      <w:pPr>
        <w:pStyle w:val="Textodecomentrio"/>
        <w:jc w:val="left"/>
      </w:pPr>
    </w:p>
    <w:p w14:paraId="41108C4D" w14:textId="77777777" w:rsidR="00977FF9" w:rsidRDefault="00977FF9" w:rsidP="00977FF9">
      <w:pPr>
        <w:pStyle w:val="Textodecomentrio"/>
        <w:jc w:val="left"/>
      </w:pPr>
      <w:r>
        <w:t xml:space="preserve">Ex: </w:t>
      </w:r>
    </w:p>
    <w:p w14:paraId="32E32EE1" w14:textId="77777777" w:rsidR="00977FF9" w:rsidRDefault="00977FF9" w:rsidP="00977FF9">
      <w:pPr>
        <w:pStyle w:val="Textodecomentrio"/>
        <w:jc w:val="left"/>
      </w:pPr>
    </w:p>
    <w:p w14:paraId="508A3D76" w14:textId="77777777" w:rsidR="00977FF9" w:rsidRDefault="00977FF9" w:rsidP="00977FF9">
      <w:pPr>
        <w:pStyle w:val="Textodecomentrio"/>
        <w:jc w:val="left"/>
      </w:pPr>
      <w:r>
        <w:t>No caso do projeto, o que é dificuldade de acesso as pessoas mostram ter ao acessar um fablab??</w:t>
      </w:r>
    </w:p>
    <w:p w14:paraId="6264BBE5" w14:textId="77777777" w:rsidR="00977FF9" w:rsidRDefault="00977FF9" w:rsidP="00977FF9">
      <w:pPr>
        <w:pStyle w:val="Textodecomentrio"/>
        <w:jc w:val="left"/>
      </w:pPr>
    </w:p>
    <w:p w14:paraId="4D892CD6" w14:textId="77777777" w:rsidR="00977FF9" w:rsidRDefault="00977FF9" w:rsidP="00977FF9">
      <w:pPr>
        <w:pStyle w:val="Textodecomentrio"/>
        <w:jc w:val="left"/>
      </w:pPr>
      <w:r>
        <w:t>-pessoas com deficiencia visual..</w:t>
      </w:r>
    </w:p>
    <w:p w14:paraId="2289F61F" w14:textId="77777777" w:rsidR="00977FF9" w:rsidRDefault="00977FF9" w:rsidP="00977FF9">
      <w:pPr>
        <w:pStyle w:val="Textodecomentrio"/>
        <w:jc w:val="left"/>
      </w:pPr>
      <w:r>
        <w:t>-pessoas com deficiencia de membros superiores</w:t>
      </w:r>
    </w:p>
    <w:p w14:paraId="21B3B7B7" w14:textId="77777777" w:rsidR="00977FF9" w:rsidRDefault="00977FF9" w:rsidP="00977FF9">
      <w:pPr>
        <w:pStyle w:val="Textodecomentrio"/>
        <w:jc w:val="left"/>
      </w:pPr>
      <w:r>
        <w:t>-...</w:t>
      </w:r>
    </w:p>
    <w:p w14:paraId="069BA0A8" w14:textId="77777777" w:rsidR="00977FF9" w:rsidRDefault="00977FF9" w:rsidP="00977FF9">
      <w:pPr>
        <w:pStyle w:val="Textodecomentrio"/>
        <w:jc w:val="left"/>
      </w:pPr>
    </w:p>
    <w:p w14:paraId="02204083" w14:textId="77777777" w:rsidR="00977FF9" w:rsidRDefault="00977FF9" w:rsidP="00977FF9">
      <w:pPr>
        <w:pStyle w:val="Textodecomentrio"/>
        <w:jc w:val="left"/>
      </w:pPr>
      <w:r>
        <w:t xml:space="preserve">Fala-se : "...pode contribuir de forma relevante para a dimensão da acessibilidade e inclusão de indivíduos com deficiência visual ou motora...", mas não fala se isso é um problema encontrado. </w:t>
      </w:r>
    </w:p>
  </w:comment>
  <w:comment w:id="10" w:author="Sergio Schina" w:date="2026-05-21T15:09:00Z" w:initials="SS">
    <w:p w14:paraId="3370F8D0" w14:textId="77777777" w:rsidR="008951DC" w:rsidRDefault="008951DC" w:rsidP="008951DC">
      <w:pPr>
        <w:pStyle w:val="Textodecomentrio"/>
        <w:jc w:val="left"/>
      </w:pPr>
      <w:r>
        <w:rPr>
          <w:rStyle w:val="Refdecomentrio"/>
        </w:rPr>
        <w:annotationRef/>
      </w:r>
      <w:r>
        <w:t>..."Soluções inteligentes capazes de integrar gerenciamento acadêmico, otimização de recursos e mecanismos de acessibilidade" ta um pouco genérico. O termo "otimização" sugere algoritmo de otimização, mas o sistema em si faz consulta de disponibilidade e reserva, não otimização matemática de alocação.</w:t>
      </w:r>
    </w:p>
    <w:p w14:paraId="1006177C" w14:textId="77777777" w:rsidR="008951DC" w:rsidRDefault="008951DC" w:rsidP="008951DC">
      <w:pPr>
        <w:pStyle w:val="Textodecomentrio"/>
        <w:jc w:val="left"/>
      </w:pPr>
    </w:p>
    <w:p w14:paraId="215AB1CA" w14:textId="77777777" w:rsidR="008951DC" w:rsidRDefault="008951DC" w:rsidP="008951DC">
      <w:pPr>
        <w:pStyle w:val="Textodecomentrio"/>
        <w:jc w:val="left"/>
      </w:pPr>
      <w:r>
        <w:t>Sugiro Trocar "otimização de recursos" por "gestão de uso de recursos compartilhados", a não ser que sistema implemente realmente algoritmo real de otimização, tirando isso, recomendo trocar.</w:t>
      </w:r>
    </w:p>
  </w:comment>
  <w:comment w:id="13" w:author="Sergio Schina" w:date="2026-05-21T15:12:00Z" w:initials="SS">
    <w:p w14:paraId="657D4D0D" w14:textId="77777777" w:rsidR="002233C3" w:rsidRDefault="002233C3" w:rsidP="002233C3">
      <w:pPr>
        <w:pStyle w:val="Textodecomentrio"/>
        <w:jc w:val="left"/>
      </w:pPr>
      <w:r>
        <w:rPr>
          <w:rStyle w:val="Refdecomentrio"/>
        </w:rPr>
        <w:annotationRef/>
      </w:r>
      <w:r>
        <w:t>"Assistente inteligente adaptável" esta vago também. Adaptável a quê? Documentos? Recursos? Papéis? Instituições? Modelos? Regras de agendamento?</w:t>
      </w:r>
    </w:p>
    <w:p w14:paraId="1301DE4B" w14:textId="77777777" w:rsidR="002233C3" w:rsidRDefault="002233C3" w:rsidP="002233C3">
      <w:pPr>
        <w:pStyle w:val="Textodecomentrio"/>
        <w:jc w:val="left"/>
      </w:pPr>
    </w:p>
    <w:p w14:paraId="49B98C4E" w14:textId="77777777" w:rsidR="002233C3" w:rsidRDefault="002233C3" w:rsidP="002233C3">
      <w:pPr>
        <w:pStyle w:val="Textodecomentrio"/>
        <w:jc w:val="left"/>
      </w:pPr>
      <w:r>
        <w:t>Sugestão: seria definir explicitamente:</w:t>
      </w:r>
    </w:p>
    <w:p w14:paraId="6E487ADA" w14:textId="77777777" w:rsidR="002233C3" w:rsidRDefault="002233C3" w:rsidP="002233C3">
      <w:pPr>
        <w:pStyle w:val="Textodecomentrio"/>
        <w:jc w:val="left"/>
      </w:pPr>
    </w:p>
    <w:p w14:paraId="0BED5B88" w14:textId="77777777" w:rsidR="002233C3" w:rsidRDefault="002233C3" w:rsidP="002233C3">
      <w:pPr>
        <w:pStyle w:val="Textodecomentrio"/>
        <w:jc w:val="left"/>
      </w:pPr>
      <w:r>
        <w:t>"...O sistema é adaptável por permitir parametrização de recursos, regras de funcionamento e acervo documental institucional sem alteração do código-fonte."</w:t>
      </w:r>
      <w:r>
        <w:br/>
      </w:r>
      <w:r>
        <w:br/>
        <w:t>Vejam se faz sentido.</w:t>
      </w:r>
    </w:p>
  </w:comment>
  <w:comment w:id="14" w:author="Sergio Schina" w:date="2026-05-21T14:46:00Z" w:initials="SS">
    <w:p w14:paraId="47E7EB9A" w14:textId="77777777" w:rsidR="00244218" w:rsidRDefault="00244218" w:rsidP="00244218">
      <w:pPr>
        <w:pStyle w:val="Textodecomentrio"/>
        <w:jc w:val="left"/>
      </w:pPr>
      <w:r>
        <w:rPr>
          <w:rStyle w:val="Refdecomentrio"/>
        </w:rPr>
        <w:annotationRef/>
      </w:r>
      <w:r>
        <w:t>Que tipo de repositório??</w:t>
      </w:r>
    </w:p>
  </w:comment>
  <w:comment w:id="15" w:author="Sergio Schina" w:date="2026-05-21T15:27:00Z" w:initials="SS">
    <w:p w14:paraId="200EF997" w14:textId="77777777" w:rsidR="00167DCE" w:rsidRDefault="00167DCE" w:rsidP="00167DCE">
      <w:pPr>
        <w:pStyle w:val="Textodecomentrio"/>
        <w:jc w:val="left"/>
      </w:pPr>
      <w:r>
        <w:rPr>
          <w:rStyle w:val="Refdecomentrio"/>
        </w:rPr>
        <w:annotationRef/>
      </w:r>
      <w:r>
        <w:t>Admito que não entendi esse ponto! O sistema tem a capacidade de conhecer acervo da acervo produzido pela própria comunidade acadêmica em que está inserido?</w:t>
      </w:r>
    </w:p>
    <w:p w14:paraId="7989DFA8" w14:textId="77777777" w:rsidR="00167DCE" w:rsidRDefault="00167DCE" w:rsidP="00167DCE">
      <w:pPr>
        <w:pStyle w:val="Textodecomentrio"/>
        <w:jc w:val="left"/>
      </w:pPr>
    </w:p>
    <w:p w14:paraId="2DEF91C5" w14:textId="77777777" w:rsidR="00167DCE" w:rsidRDefault="00167DCE" w:rsidP="00167DCE">
      <w:pPr>
        <w:pStyle w:val="Textodecomentrio"/>
        <w:jc w:val="left"/>
      </w:pPr>
      <w:r>
        <w:t>Qual aspecto?</w:t>
      </w:r>
    </w:p>
  </w:comment>
  <w:comment w:id="16" w:author="Sergio Schina" w:date="2026-05-24T21:04:00Z" w:initials="SS">
    <w:p w14:paraId="1D5EA980" w14:textId="77777777" w:rsidR="006B588B" w:rsidRDefault="006B588B" w:rsidP="006B588B">
      <w:pPr>
        <w:pStyle w:val="Textodecomentrio"/>
        <w:jc w:val="left"/>
      </w:pPr>
      <w:r>
        <w:rPr>
          <w:rStyle w:val="Refdecomentrio"/>
        </w:rPr>
        <w:annotationRef/>
      </w:r>
      <w:r>
        <w:t>Sugestão de reescrita, vejam o que acham:</w:t>
      </w:r>
      <w:r>
        <w:br/>
      </w:r>
      <w:r>
        <w:br/>
        <w:t>A persistência dos agendamentos é realizada em banco de dados relacional, acessado exclusivamente pelo backend. O LLM não manipula o banco diretamente; ele produz chamadas estruturadas de ferramenta, inspiradas no Model Context Protocol, que são validadas pelo backend quanto à autenticação, autorização, regras de negócio, consistência temporal e confirmação explícita antes de qualquer operação de escrita.</w:t>
      </w:r>
    </w:p>
  </w:comment>
  <w:comment w:id="17" w:author="Sergio Schina" w:date="2026-05-21T15:32:00Z" w:initials="SS">
    <w:p w14:paraId="61123074" w14:textId="77777777" w:rsidR="00F62EC4" w:rsidRDefault="00F62EC4" w:rsidP="00F62EC4">
      <w:pPr>
        <w:pStyle w:val="Textodecomentrio"/>
        <w:jc w:val="left"/>
      </w:pPr>
      <w:r>
        <w:rPr>
          <w:rStyle w:val="Refdecomentrio"/>
        </w:rPr>
        <w:annotationRef/>
      </w:r>
      <w:r>
        <w:t>Aqui precisamos tomar cuidado com exageros:</w:t>
      </w:r>
    </w:p>
    <w:p w14:paraId="11D9B7F9" w14:textId="77777777" w:rsidR="00F62EC4" w:rsidRDefault="00F62EC4" w:rsidP="00F62EC4">
      <w:pPr>
        <w:pStyle w:val="Textodecomentrio"/>
        <w:jc w:val="left"/>
      </w:pPr>
    </w:p>
    <w:p w14:paraId="68737929" w14:textId="77777777" w:rsidR="00F62EC4" w:rsidRDefault="00F62EC4" w:rsidP="00F62EC4">
      <w:pPr>
        <w:pStyle w:val="Textodecomentrio"/>
        <w:jc w:val="left"/>
      </w:pPr>
      <w:r>
        <w:t>Ausência de internet não garante alta disponibilidade, só remove uma dependência externa.</w:t>
      </w:r>
    </w:p>
    <w:p w14:paraId="30FC1275" w14:textId="77777777" w:rsidR="00F62EC4" w:rsidRDefault="00F62EC4" w:rsidP="00F62EC4">
      <w:pPr>
        <w:pStyle w:val="Textodecomentrio"/>
        <w:jc w:val="left"/>
      </w:pPr>
    </w:p>
    <w:p w14:paraId="515CCFF2" w14:textId="77777777" w:rsidR="00F62EC4" w:rsidRDefault="00F62EC4" w:rsidP="00F62EC4">
      <w:pPr>
        <w:pStyle w:val="Textodecomentrio"/>
        <w:jc w:val="left"/>
      </w:pPr>
      <w:r>
        <w:t>Privacidade depende de governança, controle de acesso, criptografia, logs e política de retenção.</w:t>
      </w:r>
    </w:p>
    <w:p w14:paraId="70A24EA7" w14:textId="77777777" w:rsidR="00F62EC4" w:rsidRDefault="00F62EC4" w:rsidP="00F62EC4">
      <w:pPr>
        <w:pStyle w:val="Textodecomentrio"/>
        <w:jc w:val="left"/>
      </w:pPr>
    </w:p>
    <w:p w14:paraId="1DB05169" w14:textId="77777777" w:rsidR="00F62EC4" w:rsidRDefault="00F62EC4" w:rsidP="00F62EC4">
      <w:pPr>
        <w:pStyle w:val="Textodecomentrio"/>
        <w:jc w:val="left"/>
      </w:pPr>
      <w:r>
        <w:t>Custo não se resume a tokens. Há custo de hardware, energia, manutenção, atualização e suporte.</w:t>
      </w:r>
    </w:p>
    <w:p w14:paraId="102FDCA0" w14:textId="77777777" w:rsidR="00F62EC4" w:rsidRDefault="00F62EC4" w:rsidP="00F62EC4">
      <w:pPr>
        <w:pStyle w:val="Textodecomentrio"/>
        <w:jc w:val="left"/>
      </w:pPr>
    </w:p>
    <w:p w14:paraId="172F9170" w14:textId="77777777" w:rsidR="00F62EC4" w:rsidRDefault="00F62EC4" w:rsidP="00F62EC4">
      <w:pPr>
        <w:pStyle w:val="Textodecomentrio"/>
        <w:jc w:val="left"/>
      </w:pPr>
      <w:r>
        <w:t>VM em nuvem, citada depois na seção 3.3, contradiz parcialmente a ênfase em infraestrutura interna do campus.</w:t>
      </w:r>
    </w:p>
    <w:p w14:paraId="16EB28B7" w14:textId="77777777" w:rsidR="00F62EC4" w:rsidRDefault="00F62EC4" w:rsidP="00F62EC4">
      <w:pPr>
        <w:pStyle w:val="Textodecomentrio"/>
        <w:jc w:val="left"/>
      </w:pPr>
    </w:p>
    <w:p w14:paraId="5685C2B4" w14:textId="77777777" w:rsidR="00F62EC4" w:rsidRDefault="00F62EC4" w:rsidP="00F62EC4">
      <w:pPr>
        <w:pStyle w:val="Textodecomentrio"/>
        <w:jc w:val="left"/>
      </w:pPr>
      <w:r>
        <w:t>Avaliem uma sugestão:</w:t>
      </w:r>
    </w:p>
    <w:p w14:paraId="648B6581" w14:textId="77777777" w:rsidR="00F62EC4" w:rsidRDefault="00F62EC4" w:rsidP="00F62EC4">
      <w:pPr>
        <w:pStyle w:val="Textodecomentrio"/>
        <w:jc w:val="left"/>
      </w:pPr>
    </w:p>
    <w:p w14:paraId="49CE98D7" w14:textId="77777777" w:rsidR="00F62EC4" w:rsidRDefault="00F62EC4" w:rsidP="00F62EC4">
      <w:pPr>
        <w:pStyle w:val="Textodecomentrio"/>
        <w:jc w:val="left"/>
      </w:pPr>
      <w:r>
        <w:t>"A execução local reduz a dependência de provedores externos e permite maior controle institucional sobre dados e infraestrutura, embora a disponibilidade e a privacidade dependam de mecanismos complementares de segurança, backup, monitoramento e administração do ambiente."</w:t>
      </w:r>
    </w:p>
  </w:comment>
  <w:comment w:id="19" w:author="Sergio Schina" w:date="2026-05-21T15:48:00Z" w:initials="SS">
    <w:p w14:paraId="4BE67519" w14:textId="77777777" w:rsidR="00E53C0D" w:rsidRDefault="00E53C0D" w:rsidP="00E53C0D">
      <w:pPr>
        <w:pStyle w:val="Textodecomentrio"/>
        <w:jc w:val="left"/>
      </w:pPr>
      <w:r>
        <w:rPr>
          <w:rStyle w:val="Refdecomentrio"/>
        </w:rPr>
        <w:annotationRef/>
      </w:r>
      <w:r>
        <w:t>A seção de objetivos ainda é insuficiente. Ela contém praticamente um objetivo geral em uma única frase. Um TCC de engenharia precisa separar objetivo geral e objetivos específicos.</w:t>
      </w:r>
    </w:p>
    <w:p w14:paraId="63271280" w14:textId="77777777" w:rsidR="00E53C0D" w:rsidRDefault="00E53C0D" w:rsidP="00E53C0D">
      <w:pPr>
        <w:pStyle w:val="Textodecomentrio"/>
        <w:jc w:val="left"/>
      </w:pPr>
    </w:p>
    <w:p w14:paraId="6CFDB135" w14:textId="77777777" w:rsidR="00E53C0D" w:rsidRDefault="00E53C0D" w:rsidP="00E53C0D">
      <w:pPr>
        <w:pStyle w:val="Textodecomentrio"/>
        <w:jc w:val="left"/>
      </w:pPr>
      <w:r>
        <w:t>Proposta:</w:t>
      </w:r>
    </w:p>
    <w:p w14:paraId="5B842FFE" w14:textId="77777777" w:rsidR="00E53C0D" w:rsidRDefault="00E53C0D" w:rsidP="00E53C0D">
      <w:pPr>
        <w:pStyle w:val="Textodecomentrio"/>
        <w:jc w:val="left"/>
      </w:pPr>
    </w:p>
    <w:p w14:paraId="79321948" w14:textId="77777777" w:rsidR="00E53C0D" w:rsidRDefault="00E53C0D" w:rsidP="00E53C0D">
      <w:pPr>
        <w:pStyle w:val="Textodecomentrio"/>
        <w:jc w:val="left"/>
      </w:pPr>
      <w:r>
        <w:t>Objetivo geral:</w:t>
      </w:r>
    </w:p>
    <w:p w14:paraId="1200E295" w14:textId="77777777" w:rsidR="00E53C0D" w:rsidRDefault="00E53C0D" w:rsidP="00E53C0D">
      <w:pPr>
        <w:pStyle w:val="Textodecomentrio"/>
        <w:jc w:val="left"/>
      </w:pPr>
    </w:p>
    <w:p w14:paraId="470138AF" w14:textId="77777777" w:rsidR="00E53C0D" w:rsidRDefault="00E53C0D" w:rsidP="00E53C0D">
      <w:pPr>
        <w:pStyle w:val="Textodecomentrio"/>
        <w:jc w:val="left"/>
      </w:pPr>
      <w:r>
        <w:t>Desenvolver e avaliar um assistente conversacional local para consulta a documentos institucionais e gestão de reservas de recursos compartilhados em ambiente acadêmico.</w:t>
      </w:r>
    </w:p>
    <w:p w14:paraId="14E86127" w14:textId="77777777" w:rsidR="00E53C0D" w:rsidRDefault="00E53C0D" w:rsidP="00E53C0D">
      <w:pPr>
        <w:pStyle w:val="Textodecomentrio"/>
        <w:jc w:val="left"/>
      </w:pPr>
    </w:p>
    <w:p w14:paraId="31E3C4E6" w14:textId="77777777" w:rsidR="00E53C0D" w:rsidRDefault="00E53C0D" w:rsidP="00E53C0D">
      <w:pPr>
        <w:pStyle w:val="Textodecomentrio"/>
        <w:jc w:val="left"/>
      </w:pPr>
      <w:r>
        <w:t>Objetivos específicos:</w:t>
      </w:r>
    </w:p>
    <w:p w14:paraId="0A057A15" w14:textId="77777777" w:rsidR="00E53C0D" w:rsidRDefault="00E53C0D" w:rsidP="00E53C0D">
      <w:pPr>
        <w:pStyle w:val="Textodecomentrio"/>
        <w:jc w:val="left"/>
      </w:pPr>
    </w:p>
    <w:p w14:paraId="0F2938E5" w14:textId="77777777" w:rsidR="00E53C0D" w:rsidRDefault="00E53C0D" w:rsidP="00E53C0D">
      <w:pPr>
        <w:pStyle w:val="Textodecomentrio"/>
        <w:jc w:val="left"/>
      </w:pPr>
      <w:r>
        <w:t>-Especificar requisitos funcionais, não funcionais e regras de negócio.</w:t>
      </w:r>
    </w:p>
    <w:p w14:paraId="3B7864AF" w14:textId="77777777" w:rsidR="00E53C0D" w:rsidRDefault="00E53C0D" w:rsidP="00E53C0D">
      <w:pPr>
        <w:pStyle w:val="Textodecomentrio"/>
        <w:jc w:val="left"/>
      </w:pPr>
      <w:r>
        <w:t>-Projetar uma arquitetura local baseada em LLM, RAG e chamadas estruturadas de ferramentas.</w:t>
      </w:r>
    </w:p>
    <w:p w14:paraId="14BB6FF5" w14:textId="77777777" w:rsidR="00E53C0D" w:rsidRDefault="00E53C0D" w:rsidP="00E53C0D">
      <w:pPr>
        <w:pStyle w:val="Textodecomentrio"/>
        <w:jc w:val="left"/>
      </w:pPr>
      <w:r>
        <w:t>-Implementar pipeline de ingestão, segmentação, vetorização e recuperação documental.</w:t>
      </w:r>
    </w:p>
    <w:p w14:paraId="75C2D06F" w14:textId="77777777" w:rsidR="00E53C0D" w:rsidRDefault="00E53C0D" w:rsidP="00E53C0D">
      <w:pPr>
        <w:pStyle w:val="Textodecomentrio"/>
        <w:jc w:val="left"/>
      </w:pPr>
      <w:r>
        <w:t>-Implementar fluxo conversacional de consulta, reserva, confirmação, aprovação e cancelamento.</w:t>
      </w:r>
    </w:p>
    <w:p w14:paraId="4DC328A3" w14:textId="77777777" w:rsidR="00E53C0D" w:rsidRDefault="00E53C0D" w:rsidP="00E53C0D">
      <w:pPr>
        <w:pStyle w:val="Textodecomentrio"/>
        <w:jc w:val="left"/>
      </w:pPr>
      <w:r>
        <w:t>-Implementar recursos de ASR/TTS como apoio à acessibilidade.</w:t>
      </w:r>
    </w:p>
    <w:p w14:paraId="11B93A7E" w14:textId="77777777" w:rsidR="00E53C0D" w:rsidRDefault="00E53C0D" w:rsidP="00E53C0D">
      <w:pPr>
        <w:pStyle w:val="Textodecomentrio"/>
        <w:jc w:val="left"/>
      </w:pPr>
      <w:r>
        <w:t>-Avaliar o protótipo em estudo de caso exploratório, medindo taxa de conclusão de tarefas, tempo de resposta, qualidade das respostas RAG e percepção de usabilidade.</w:t>
      </w:r>
    </w:p>
  </w:comment>
  <w:comment w:id="24" w:author="Sergio Schina" w:date="2026-05-21T15:49:00Z" w:initials="SS">
    <w:p w14:paraId="499C5EBE" w14:textId="77777777" w:rsidR="00A03A03" w:rsidRDefault="00A03A03" w:rsidP="00A03A03">
      <w:pPr>
        <w:pStyle w:val="Textodecomentrio"/>
        <w:jc w:val="left"/>
      </w:pPr>
      <w:r>
        <w:rPr>
          <w:rStyle w:val="Refdecomentrio"/>
        </w:rPr>
        <w:annotationRef/>
      </w:r>
      <w:r>
        <w:t>Boa, simples e objetiva!</w:t>
      </w:r>
    </w:p>
  </w:comment>
  <w:comment w:id="27" w:author="Sergio Schina" w:date="2026-05-21T16:24:00Z" w:initials="SS">
    <w:p w14:paraId="5DF4C827" w14:textId="77777777" w:rsidR="006E4A75" w:rsidRDefault="006E4A75" w:rsidP="006E4A75">
      <w:pPr>
        <w:pStyle w:val="Textodecomentrio"/>
        <w:jc w:val="left"/>
      </w:pPr>
      <w:r>
        <w:rPr>
          <w:rStyle w:val="Refdecomentrio"/>
        </w:rPr>
        <w:annotationRef/>
      </w:r>
      <w:r>
        <w:t>Academicamente, quando se afirma que uma opção é melhor que a outra, voce precisa demontrar os testes, com os dados usados na comparação e argumentar através deles que uma escolha é melhor que a outra.</w:t>
      </w:r>
      <w:r>
        <w:br/>
      </w:r>
    </w:p>
    <w:p w14:paraId="3FDB9E4D" w14:textId="77777777" w:rsidR="006E4A75" w:rsidRDefault="006E4A75" w:rsidP="006E4A75">
      <w:pPr>
        <w:pStyle w:val="Textodecomentrio"/>
        <w:jc w:val="left"/>
      </w:pPr>
      <w:r>
        <w:t>Ou voce cita um trabalho que já tenha feito isso, e esta tudo bem, já serve como comprovação científica.</w:t>
      </w:r>
    </w:p>
  </w:comment>
  <w:comment w:id="28" w:author="Sergio Schina" w:date="2026-05-21T16:29:00Z" w:initials="SS">
    <w:p w14:paraId="3DB7F5FB" w14:textId="77777777" w:rsidR="00986C35" w:rsidRDefault="00986C35" w:rsidP="00986C35">
      <w:pPr>
        <w:pStyle w:val="Textodecomentrio"/>
        <w:jc w:val="left"/>
      </w:pPr>
      <w:r>
        <w:rPr>
          <w:rStyle w:val="Refdecomentrio"/>
        </w:rPr>
        <w:annotationRef/>
      </w:r>
      <w:r>
        <w:t xml:space="preserve">Aqui também é importante levarmos em conta do porque foi escolhida esta ferramenta. </w:t>
      </w:r>
    </w:p>
    <w:p w14:paraId="55647D57" w14:textId="77777777" w:rsidR="00986C35" w:rsidRDefault="00986C35" w:rsidP="00986C35">
      <w:pPr>
        <w:pStyle w:val="Textodecomentrio"/>
        <w:jc w:val="left"/>
      </w:pPr>
      <w:r>
        <w:t xml:space="preserve">"Ollama consolidou-se como solução predominante" é afirmação sem fonte e pode soar até como um tom promocional. </w:t>
      </w:r>
    </w:p>
    <w:p w14:paraId="0B2966AC" w14:textId="77777777" w:rsidR="00986C35" w:rsidRDefault="00986C35" w:rsidP="00986C35">
      <w:pPr>
        <w:pStyle w:val="Textodecomentrio"/>
        <w:jc w:val="left"/>
      </w:pPr>
    </w:p>
    <w:p w14:paraId="4E5495D2" w14:textId="77777777" w:rsidR="00986C35" w:rsidRDefault="00986C35" w:rsidP="00986C35">
      <w:pPr>
        <w:pStyle w:val="Textodecomentrio"/>
        <w:jc w:val="left"/>
      </w:pPr>
      <w:r>
        <w:t>Sugestão de como citar ele:</w:t>
      </w:r>
    </w:p>
    <w:p w14:paraId="1E04821E" w14:textId="77777777" w:rsidR="00986C35" w:rsidRDefault="00986C35" w:rsidP="00986C35">
      <w:pPr>
        <w:pStyle w:val="Textodecomentrio"/>
        <w:jc w:val="left"/>
      </w:pPr>
    </w:p>
    <w:p w14:paraId="2E0070CC" w14:textId="77777777" w:rsidR="00986C35" w:rsidRDefault="00986C35" w:rsidP="00986C35">
      <w:pPr>
        <w:pStyle w:val="Textodecomentrio"/>
        <w:jc w:val="left"/>
      </w:pPr>
      <w:r>
        <w:t>"O Ollama foi adotado por simplificar a execução local e disponibilizar API HTTP para integração com o backend."</w:t>
      </w:r>
    </w:p>
    <w:p w14:paraId="61F408EA" w14:textId="77777777" w:rsidR="00986C35" w:rsidRDefault="00986C35" w:rsidP="00986C35">
      <w:pPr>
        <w:pStyle w:val="Textodecomentrio"/>
        <w:jc w:val="left"/>
      </w:pPr>
    </w:p>
    <w:p w14:paraId="6F19B646" w14:textId="77777777" w:rsidR="00986C35" w:rsidRDefault="00986C35" w:rsidP="00986C35">
      <w:pPr>
        <w:pStyle w:val="Textodecomentrio"/>
        <w:jc w:val="left"/>
      </w:pPr>
      <w:r>
        <w:t>Também é preciso especificar quais recursos foram utilizados: chat, streaming, tool calling, seleção de modelo, configuração de contexto e temperatura.</w:t>
      </w:r>
    </w:p>
  </w:comment>
  <w:comment w:id="30" w:author="Sergio Schina" w:date="2026-05-21T16:52:00Z" w:initials="SS">
    <w:p w14:paraId="6466A200" w14:textId="77777777" w:rsidR="00447B06" w:rsidRDefault="00447B06" w:rsidP="00447B06">
      <w:pPr>
        <w:pStyle w:val="Textodecomentrio"/>
        <w:jc w:val="left"/>
      </w:pPr>
      <w:r>
        <w:rPr>
          <w:rStyle w:val="Refdecomentrio"/>
        </w:rPr>
        <w:annotationRef/>
      </w:r>
      <w:r>
        <w:t>Apesar de estar claro o que voce quis dizer no texto, a técnica RAG tem um calcanhar de Aquiles ai. Como ele consulta a base de dados(o documento) a cada requisição, ele tem a brecha de caso o documento enviado for por alguma forma inserido errado, ou desatualizado, ele retorna informação incorreta, passando por cima do treinamento base do modelo.</w:t>
      </w:r>
      <w:r>
        <w:br/>
      </w:r>
      <w:r>
        <w:br/>
        <w:t xml:space="preserve">Por isso, acho que vale a pena tentar não usar o termo "preciso", "precisão". </w:t>
      </w:r>
    </w:p>
  </w:comment>
  <w:comment w:id="31" w:author="Sergio Schina" w:date="2026-05-21T16:52:00Z" w:initials="SS">
    <w:p w14:paraId="1E54F242" w14:textId="77777777" w:rsidR="00D25E15" w:rsidRDefault="00D25E15" w:rsidP="00D25E15">
      <w:pPr>
        <w:pStyle w:val="Textodecomentrio"/>
        <w:jc w:val="left"/>
      </w:pPr>
      <w:r>
        <w:rPr>
          <w:rStyle w:val="Refdecomentrio"/>
        </w:rPr>
        <w:annotationRef/>
      </w:r>
      <w:r>
        <w:t>Mas gostei da citação está muito boa!</w:t>
      </w:r>
    </w:p>
  </w:comment>
  <w:comment w:id="32" w:author="Sergio Schina" w:date="2026-05-21T16:53:00Z" w:initials="SS">
    <w:p w14:paraId="0A8F85F9" w14:textId="77777777" w:rsidR="00D25E15" w:rsidRDefault="00D25E15" w:rsidP="00D25E15">
      <w:pPr>
        <w:pStyle w:val="Textodecomentrio"/>
        <w:jc w:val="left"/>
      </w:pPr>
      <w:r>
        <w:rPr>
          <w:rStyle w:val="Refdecomentrio"/>
        </w:rPr>
        <w:annotationRef/>
      </w:r>
      <w:r>
        <w:t>Eficácia acho legal o termo! Se quiser pode usar assim nas outras partes do texto.</w:t>
      </w:r>
    </w:p>
  </w:comment>
  <w:comment w:id="33" w:author="Sergio Schina" w:date="2026-05-21T16:54:00Z" w:initials="SS">
    <w:p w14:paraId="0F6D42A8" w14:textId="77777777" w:rsidR="00D25E15" w:rsidRDefault="00D25E15" w:rsidP="00D25E15">
      <w:pPr>
        <w:pStyle w:val="Textodecomentrio"/>
        <w:jc w:val="left"/>
      </w:pPr>
      <w:r>
        <w:rPr>
          <w:rStyle w:val="Refdecomentrio"/>
        </w:rPr>
        <w:annotationRef/>
      </w:r>
      <w:r>
        <w:t>Excelente! Gostei!</w:t>
      </w:r>
    </w:p>
  </w:comment>
  <w:comment w:id="34" w:author="Sergio Schina" w:date="2026-05-21T17:06:00Z" w:initials="SS">
    <w:p w14:paraId="663C8E6D" w14:textId="77777777" w:rsidR="00551639" w:rsidRDefault="000668D5" w:rsidP="00551639">
      <w:pPr>
        <w:pStyle w:val="Textodecomentrio"/>
        <w:jc w:val="left"/>
      </w:pPr>
      <w:r>
        <w:rPr>
          <w:rStyle w:val="Refdecomentrio"/>
        </w:rPr>
        <w:annotationRef/>
      </w:r>
      <w:r w:rsidR="00551639">
        <w:t xml:space="preserve">Contudo, o resultado obtido foi especifica para radiologia. Isso em uma banca especializada,  teríamos brecha para questionamento, cobrando testes que comprassem de fato para o propósito que esta sendo posto neste trabalho. Contudo para nosso ambiente de TCC, acredito que esta tudo bem. </w:t>
      </w:r>
    </w:p>
  </w:comment>
  <w:comment w:id="35" w:author="Sergio Schina" w:date="2026-05-21T17:19:00Z" w:initials="SS">
    <w:p w14:paraId="790839D2" w14:textId="77777777" w:rsidR="007B3EF2" w:rsidRDefault="007B3EF2" w:rsidP="007B3EF2">
      <w:pPr>
        <w:pStyle w:val="Textodecomentrio"/>
        <w:jc w:val="left"/>
      </w:pPr>
      <w:r>
        <w:rPr>
          <w:rStyle w:val="Refdecomentrio"/>
        </w:rPr>
        <w:annotationRef/>
      </w:r>
      <w:r>
        <w:t xml:space="preserve">Mas eu adicionaria um texto com mais caltela (deixando todas as citações que já colocou). </w:t>
      </w:r>
      <w:r>
        <w:br/>
      </w:r>
      <w:r>
        <w:br/>
        <w:t>Sugestão:</w:t>
      </w:r>
      <w:r>
        <w:br/>
      </w:r>
      <w:r>
        <w:br/>
        <w:t>"Embora esses resultados indiquem o potencial do RAG, a eficácia depende do domínio, da qualidade documental, da estratégia de chunking, do modelo de embeddings e do método de avaliação empregado."</w:t>
      </w:r>
    </w:p>
  </w:comment>
  <w:comment w:id="36" w:author="Sergio Schina" w:date="2026-05-21T17:24:00Z" w:initials="SS">
    <w:p w14:paraId="4E4EE928" w14:textId="77777777" w:rsidR="002800AC" w:rsidRDefault="002800AC" w:rsidP="002800AC">
      <w:pPr>
        <w:pStyle w:val="Textodecomentrio"/>
        <w:jc w:val="left"/>
      </w:pPr>
      <w:r>
        <w:rPr>
          <w:rStyle w:val="Refdecomentrio"/>
        </w:rPr>
        <w:annotationRef/>
      </w:r>
      <w:r>
        <w:t>Diferente do Fine-tuning que o GAO já faz toda uma definição do que é em si o fine-tuning (Sim, eu fui olhar no documento original), o Docling, aqui esta sendo citado sem definição do que ele é e sem referencia.</w:t>
      </w:r>
      <w:r>
        <w:br/>
      </w:r>
      <w:r>
        <w:br/>
        <w:t>Primeiro precisa conter o que é em si, pois ele tem sim uma parcela significativa no sistema, mas o texto precisa especificar limites:</w:t>
      </w:r>
    </w:p>
    <w:p w14:paraId="4453895C" w14:textId="77777777" w:rsidR="002800AC" w:rsidRDefault="002800AC" w:rsidP="002800AC">
      <w:pPr>
        <w:pStyle w:val="Textodecomentrio"/>
        <w:jc w:val="left"/>
      </w:pPr>
    </w:p>
    <w:p w14:paraId="53C9627E" w14:textId="77777777" w:rsidR="002800AC" w:rsidRDefault="002800AC" w:rsidP="002800AC">
      <w:pPr>
        <w:pStyle w:val="Textodecomentrio"/>
        <w:jc w:val="left"/>
      </w:pPr>
      <w:r>
        <w:t>- PDFs digitalizados são tratados com OCR?</w:t>
      </w:r>
    </w:p>
    <w:p w14:paraId="6FD44DF8" w14:textId="77777777" w:rsidR="002800AC" w:rsidRDefault="002800AC" w:rsidP="002800AC">
      <w:pPr>
        <w:pStyle w:val="Textodecomentrio"/>
        <w:jc w:val="left"/>
      </w:pPr>
      <w:r>
        <w:t>- Tabelas são preservadas?</w:t>
      </w:r>
    </w:p>
    <w:p w14:paraId="3EC006E6" w14:textId="77777777" w:rsidR="002800AC" w:rsidRDefault="002800AC" w:rsidP="002800AC">
      <w:pPr>
        <w:pStyle w:val="Textodecomentrio"/>
        <w:jc w:val="left"/>
      </w:pPr>
      <w:r>
        <w:t>- Imagens técnicas são ignoradas?</w:t>
      </w:r>
    </w:p>
    <w:p w14:paraId="67D57D4B" w14:textId="77777777" w:rsidR="002800AC" w:rsidRDefault="002800AC" w:rsidP="002800AC">
      <w:pPr>
        <w:pStyle w:val="Textodecomentrio"/>
        <w:jc w:val="left"/>
      </w:pPr>
      <w:r>
        <w:t>- Há extração de metadados?</w:t>
      </w:r>
    </w:p>
    <w:p w14:paraId="04349AFD" w14:textId="77777777" w:rsidR="002800AC" w:rsidRDefault="002800AC" w:rsidP="002800AC">
      <w:pPr>
        <w:pStyle w:val="Textodecomentrio"/>
        <w:jc w:val="left"/>
      </w:pPr>
      <w:r>
        <w:t>- Documentos com erro de conversão são rejeitados?</w:t>
      </w:r>
    </w:p>
    <w:p w14:paraId="712A8F3C" w14:textId="77777777" w:rsidR="002800AC" w:rsidRDefault="002800AC" w:rsidP="002800AC">
      <w:pPr>
        <w:pStyle w:val="Textodecomentrio"/>
        <w:jc w:val="left"/>
      </w:pPr>
      <w:r>
        <w:t>- Há logs de ingestão?</w:t>
      </w:r>
    </w:p>
    <w:p w14:paraId="08C5DAE6" w14:textId="77777777" w:rsidR="002800AC" w:rsidRDefault="002800AC" w:rsidP="002800AC">
      <w:pPr>
        <w:pStyle w:val="Textodecomentrio"/>
        <w:jc w:val="left"/>
      </w:pPr>
    </w:p>
    <w:p w14:paraId="78FEFE93" w14:textId="77777777" w:rsidR="002800AC" w:rsidRDefault="002800AC" w:rsidP="002800AC">
      <w:pPr>
        <w:pStyle w:val="Textodecomentrio"/>
        <w:jc w:val="left"/>
      </w:pPr>
      <w:r>
        <w:t>Tudo isso o Docling faz, mas ele é usado quais funcionalidades dele? Se eu importar um documento .jpeg, vai funcionar? Por isso é importante explicar.</w:t>
      </w:r>
    </w:p>
  </w:comment>
  <w:comment w:id="37" w:author="Sergio Schina" w:date="2026-05-22T01:23:00Z" w:initials="SS">
    <w:p w14:paraId="2D19DF85" w14:textId="77777777" w:rsidR="00730CC4" w:rsidRDefault="0004554A" w:rsidP="00730CC4">
      <w:pPr>
        <w:pStyle w:val="Textodecomentrio"/>
        <w:jc w:val="left"/>
      </w:pPr>
      <w:r>
        <w:rPr>
          <w:rStyle w:val="Refdecomentrio"/>
        </w:rPr>
        <w:annotationRef/>
      </w:r>
      <w:r w:rsidR="00730CC4">
        <w:t>Esta afirmação que os 2000 caracteres é equilibrado, veio de onde? Algum trabalho testou e chegou a essa conclusão?</w:t>
      </w:r>
      <w:r w:rsidR="00730CC4">
        <w:br/>
      </w:r>
    </w:p>
    <w:p w14:paraId="54A0C084" w14:textId="77777777" w:rsidR="00730CC4" w:rsidRDefault="00730CC4" w:rsidP="00730CC4">
      <w:pPr>
        <w:pStyle w:val="Textodecomentrio"/>
        <w:jc w:val="left"/>
      </w:pPr>
      <w:r>
        <w:t>Caracteres não correspondem a tokens, sentenças, parágrafos ou unidades semânticas. Pode quebrar tabelas, normas, instruções de segurança e procedimentos de equipamentos.</w:t>
      </w:r>
      <w:r>
        <w:br/>
      </w:r>
      <w:r>
        <w:br/>
        <w:t>No RFN-003 fala que a busca vetorial RAG deve retornar os top-k chunks em menos de 300 ms para bases de até 10.000 documentos. Um hardware desse precisaria de uns 64GB de RAM para rodar bem... Abaixo disso, corre bem o risco de quebrar por falta de memória. Se for 32Gb acredito que rodaria no limite. Caso vocês afirmarem que não é verdade, precisa mostrar com dados como chegaram a essa conclusão.</w:t>
      </w:r>
    </w:p>
    <w:p w14:paraId="36066191" w14:textId="77777777" w:rsidR="00730CC4" w:rsidRDefault="00730CC4" w:rsidP="00730CC4">
      <w:pPr>
        <w:pStyle w:val="Textodecomentrio"/>
        <w:jc w:val="left"/>
      </w:pPr>
    </w:p>
    <w:p w14:paraId="2DD9DACF" w14:textId="77777777" w:rsidR="00730CC4" w:rsidRDefault="00730CC4" w:rsidP="00730CC4">
      <w:pPr>
        <w:pStyle w:val="Textodecomentrio"/>
        <w:jc w:val="left"/>
      </w:pPr>
      <w:r>
        <w:t>Para o trabalho do TCC, se esta sendo realizado esta afirmação de que é equilibrado, é importante demonstrar os testes com resultados (dados) que demonstrem e provem esse equilibrio ou um trabalho que tenha feito esses testes (avaliação comparativa entre 1000, 2000 e 3000 caracteres) e apenas citá-lo (acredito que seja o caminho mais curto).</w:t>
      </w:r>
    </w:p>
    <w:p w14:paraId="413BC4E9" w14:textId="77777777" w:rsidR="00730CC4" w:rsidRDefault="00730CC4" w:rsidP="00730CC4">
      <w:pPr>
        <w:pStyle w:val="Textodecomentrio"/>
        <w:jc w:val="left"/>
      </w:pPr>
      <w:r>
        <w:br/>
      </w:r>
    </w:p>
  </w:comment>
  <w:comment w:id="38" w:author="Sergio Schina" w:date="2026-05-21T17:29:00Z" w:initials="SS">
    <w:p w14:paraId="05644487" w14:textId="77777777" w:rsidR="005D60BA" w:rsidRDefault="005D60BA" w:rsidP="005D60BA">
      <w:pPr>
        <w:pStyle w:val="Textodecomentrio"/>
        <w:jc w:val="left"/>
      </w:pPr>
      <w:r>
        <w:rPr>
          <w:rStyle w:val="Refdecomentrio"/>
        </w:rPr>
        <w:annotationRef/>
      </w:r>
      <w:r>
        <w:t>Precisa referenciar de onde ele veio. O leitor precisa ter a oportunidade de acessar onde voce tirou ele.</w:t>
      </w:r>
    </w:p>
  </w:comment>
  <w:comment w:id="39" w:author="Sergio Schina" w:date="2026-05-21T17:25:00Z" w:initials="SS">
    <w:p w14:paraId="25A3D802" w14:textId="77777777" w:rsidR="005D07DC" w:rsidRDefault="005D07DC" w:rsidP="005D07DC">
      <w:pPr>
        <w:pStyle w:val="Textodecomentrio"/>
        <w:jc w:val="left"/>
      </w:pPr>
      <w:r>
        <w:rPr>
          <w:rStyle w:val="Refdecomentrio"/>
        </w:rPr>
        <w:annotationRef/>
      </w:r>
      <w:r>
        <w:t>Precisa de uma referência bibliográfica de onde é disponivbilizado.</w:t>
      </w:r>
    </w:p>
  </w:comment>
  <w:comment w:id="40" w:author="Sergio Schina" w:date="2026-05-21T17:27:00Z" w:initials="SS">
    <w:p w14:paraId="7C262378" w14:textId="77777777" w:rsidR="00A70E9B" w:rsidRDefault="00A70E9B" w:rsidP="00A70E9B">
      <w:pPr>
        <w:pStyle w:val="Textodecomentrio"/>
        <w:jc w:val="left"/>
      </w:pPr>
      <w:r>
        <w:rPr>
          <w:rStyle w:val="Refdecomentrio"/>
        </w:rPr>
        <w:annotationRef/>
      </w:r>
      <w:r>
        <w:t>Mesma coisa... Explicar e referenciar a explicação</w:t>
      </w:r>
    </w:p>
  </w:comment>
  <w:comment w:id="41" w:author="Sergio Schina" w:date="2026-05-21T17:27:00Z" w:initials="SS">
    <w:p w14:paraId="04DA9CED" w14:textId="77777777" w:rsidR="00A70E9B" w:rsidRDefault="00A70E9B" w:rsidP="00A70E9B">
      <w:pPr>
        <w:pStyle w:val="Textodecomentrio"/>
        <w:jc w:val="left"/>
      </w:pPr>
      <w:r>
        <w:rPr>
          <w:rStyle w:val="Refdecomentrio"/>
        </w:rPr>
        <w:annotationRef/>
      </w:r>
      <w:hyperlink r:id="rId1" w:history="1">
        <w:r w:rsidRPr="00A734BA">
          <w:rPr>
            <w:rStyle w:val="Hyperlink"/>
          </w:rPr>
          <w:t>https://huggingface.co/docs/transformers.js/index</w:t>
        </w:r>
      </w:hyperlink>
    </w:p>
  </w:comment>
  <w:comment w:id="42" w:author="Sergio Schina" w:date="2026-05-21T17:28:00Z" w:initials="SS">
    <w:p w14:paraId="0220A745" w14:textId="77777777" w:rsidR="00AD3488" w:rsidRDefault="00AD3488" w:rsidP="00AD3488">
      <w:pPr>
        <w:pStyle w:val="Textodecomentrio"/>
        <w:jc w:val="left"/>
      </w:pPr>
      <w:r>
        <w:rPr>
          <w:rStyle w:val="Refdecomentrio"/>
        </w:rPr>
        <w:annotationRef/>
      </w:r>
      <w:hyperlink r:id="rId2" w:history="1">
        <w:r w:rsidRPr="00B71525">
          <w:rPr>
            <w:rStyle w:val="Hyperlink"/>
          </w:rPr>
          <w:t>https://github.com/huggingface/transformers.js</w:t>
        </w:r>
      </w:hyperlink>
    </w:p>
  </w:comment>
  <w:comment w:id="44" w:author="Sergio Schina" w:date="2026-05-22T09:57:00Z" w:initials="SS">
    <w:p w14:paraId="3F1E5C20" w14:textId="77777777" w:rsidR="00C66D09" w:rsidRDefault="00C66D09" w:rsidP="00C66D09">
      <w:pPr>
        <w:pStyle w:val="Textodecomentrio"/>
        <w:jc w:val="left"/>
      </w:pPr>
      <w:r>
        <w:rPr>
          <w:rStyle w:val="Refdecomentrio"/>
        </w:rPr>
        <w:annotationRef/>
      </w:r>
      <w:r>
        <w:t>Aqui é importante ter um item para Banco de Dado separado do MCP</w:t>
      </w:r>
    </w:p>
  </w:comment>
  <w:comment w:id="46" w:author="Sergio Schina" w:date="2026-05-22T10:09:00Z" w:initials="SS">
    <w:p w14:paraId="171BA232" w14:textId="77777777" w:rsidR="008D1B74" w:rsidRDefault="008D1B74" w:rsidP="008D1B74">
      <w:pPr>
        <w:pStyle w:val="Textodecomentrio"/>
        <w:jc w:val="left"/>
      </w:pPr>
      <w:r>
        <w:rPr>
          <w:rStyle w:val="Refdecomentrio"/>
        </w:rPr>
        <w:annotationRef/>
      </w:r>
      <w:r>
        <w:t>Se for usar realmente o SQLite, é importante dizer que a utilização é para o protótipo, e não pode ser usado em uma aplicação real da intenção do projeto.</w:t>
      </w:r>
    </w:p>
    <w:p w14:paraId="1A2A183B" w14:textId="77777777" w:rsidR="008D1B74" w:rsidRDefault="008D1B74" w:rsidP="008D1B74">
      <w:pPr>
        <w:pStyle w:val="Textodecomentrio"/>
        <w:jc w:val="left"/>
      </w:pPr>
      <w:r>
        <w:br/>
        <w:t>O SQLite não é uma solução cliente-servidor, ele não tem alta capacidade de escrita, ele funciona bem para sistemas de poucos usuários, funciona bem mesmo para 1 usuário (no quesito escrita, se for leitura até que tudo bem).</w:t>
      </w:r>
    </w:p>
    <w:p w14:paraId="5BF04E86" w14:textId="77777777" w:rsidR="008D1B74" w:rsidRDefault="008D1B74" w:rsidP="008D1B74">
      <w:pPr>
        <w:pStyle w:val="Textodecomentrio"/>
        <w:jc w:val="left"/>
      </w:pPr>
    </w:p>
    <w:p w14:paraId="2D014246" w14:textId="77777777" w:rsidR="008D1B74" w:rsidRDefault="008D1B74" w:rsidP="008D1B74">
      <w:pPr>
        <w:pStyle w:val="Textodecomentrio"/>
        <w:jc w:val="left"/>
      </w:pPr>
      <w:r>
        <w:t>Ao se tratar de um sistema disponível ao publico, que precisaria de disponibilidade(para fazer reservas e etc..) vai existir alta possibilidade de se ter um locking a nível de database. No SQLite apenas uma transação de escrita pode estar ativa por vez. Escritas concorrentes são enfileiradas e uma ganha o lock, podendo dar a impressão do sistema não estar respondendo.</w:t>
      </w:r>
    </w:p>
    <w:p w14:paraId="245837DF" w14:textId="77777777" w:rsidR="008D1B74" w:rsidRDefault="008D1B74" w:rsidP="008D1B74">
      <w:pPr>
        <w:pStyle w:val="Textodecomentrio"/>
        <w:jc w:val="left"/>
      </w:pPr>
    </w:p>
    <w:p w14:paraId="67642194" w14:textId="77777777" w:rsidR="008D1B74" w:rsidRDefault="008D1B74" w:rsidP="008D1B74">
      <w:pPr>
        <w:pStyle w:val="Textodecomentrio"/>
        <w:jc w:val="left"/>
      </w:pPr>
      <w:r>
        <w:t>Para isso, acredito que esoluções como Postgre, MySql, MS SQL Server, são mais indicados para a versão de produção em uma instituição.</w:t>
      </w:r>
    </w:p>
    <w:p w14:paraId="0769141E" w14:textId="77777777" w:rsidR="008D1B74" w:rsidRDefault="008D1B74" w:rsidP="008D1B74">
      <w:pPr>
        <w:pStyle w:val="Textodecomentrio"/>
        <w:jc w:val="left"/>
      </w:pPr>
    </w:p>
    <w:p w14:paraId="6298BDEC" w14:textId="77777777" w:rsidR="008D1B74" w:rsidRDefault="008D1B74" w:rsidP="008D1B74">
      <w:pPr>
        <w:pStyle w:val="Textodecomentrio"/>
        <w:jc w:val="left"/>
      </w:pPr>
      <w:r>
        <w:t>Acredito que sitar apenas isso, como recomendação para trabalhos futuros já estaria bem.</w:t>
      </w:r>
    </w:p>
  </w:comment>
  <w:comment w:id="47" w:author="Sergio Schina" w:date="2026-05-22T08:40:00Z" w:initials="SS">
    <w:p w14:paraId="57A6623E" w14:textId="77777777" w:rsidR="00B25F39" w:rsidRDefault="00B25F39" w:rsidP="00B25F39">
      <w:pPr>
        <w:pStyle w:val="Textodecomentrio"/>
        <w:jc w:val="left"/>
      </w:pPr>
      <w:r>
        <w:rPr>
          <w:rStyle w:val="Refdecomentrio"/>
        </w:rPr>
        <w:annotationRef/>
      </w:r>
      <w:r>
        <w:t>Boa.</w:t>
      </w:r>
    </w:p>
  </w:comment>
  <w:comment w:id="48" w:author="Sergio Schina" w:date="2026-05-22T09:39:00Z" w:initials="SS">
    <w:p w14:paraId="606E11FD" w14:textId="77777777" w:rsidR="007C632F" w:rsidRDefault="002B3E51" w:rsidP="007C632F">
      <w:pPr>
        <w:pStyle w:val="Textodecomentrio"/>
        <w:jc w:val="left"/>
      </w:pPr>
      <w:r>
        <w:rPr>
          <w:rStyle w:val="Refdecomentrio"/>
        </w:rPr>
        <w:annotationRef/>
      </w:r>
      <w:r w:rsidR="007C632F">
        <w:t>Aqui precisamos diferenciar MCP de tool calling. Inclusive explicar o que é "..Implementação simplificada do protocolo".</w:t>
      </w:r>
    </w:p>
    <w:p w14:paraId="79B5122A" w14:textId="77777777" w:rsidR="007C632F" w:rsidRDefault="007C632F" w:rsidP="007C632F">
      <w:pPr>
        <w:pStyle w:val="Textodecomentrio"/>
        <w:jc w:val="left"/>
      </w:pPr>
    </w:p>
    <w:p w14:paraId="3286CDBE" w14:textId="77777777" w:rsidR="007C632F" w:rsidRDefault="007C632F" w:rsidP="007C632F">
      <w:pPr>
        <w:pStyle w:val="Textodecomentrio"/>
        <w:jc w:val="left"/>
      </w:pPr>
      <w:r>
        <w:t>Uma das coisas que precisamos deixar claro no documento é se o projeto implementa um servidor MCP compatível com a especificação oficial, ou apenas usa chamadas JSON de ferramentas no backend?</w:t>
      </w:r>
    </w:p>
    <w:p w14:paraId="788FCEDB" w14:textId="77777777" w:rsidR="007C632F" w:rsidRDefault="007C632F" w:rsidP="007C632F">
      <w:pPr>
        <w:pStyle w:val="Textodecomentrio"/>
        <w:jc w:val="left"/>
      </w:pPr>
    </w:p>
    <w:p w14:paraId="5D4EF71B" w14:textId="77777777" w:rsidR="007C632F" w:rsidRDefault="007C632F" w:rsidP="007C632F">
      <w:pPr>
        <w:pStyle w:val="Textodecomentrio"/>
        <w:jc w:val="left"/>
      </w:pPr>
      <w:r>
        <w:t>Se for a segunda opção, o texto deve dizer isso. Não há problema em usar abordagem inspirada em MCP; há problema em declarar compatibilidade não comprovada que segue todos os requisitos da documentação oficial.</w:t>
      </w:r>
    </w:p>
  </w:comment>
  <w:comment w:id="49" w:author="Sergio Schina" w:date="2026-05-22T09:51:00Z" w:initials="SS">
    <w:p w14:paraId="751DE3FA" w14:textId="77777777" w:rsidR="00F85B50" w:rsidRDefault="004F4388" w:rsidP="00F85B50">
      <w:pPr>
        <w:pStyle w:val="Textodecomentrio"/>
        <w:jc w:val="left"/>
      </w:pPr>
      <w:r>
        <w:rPr>
          <w:rStyle w:val="Refdecomentrio"/>
        </w:rPr>
        <w:annotationRef/>
      </w:r>
      <w:r w:rsidR="00F85B50">
        <w:t>Em uma arquitetura segura, o LLM nunca deve manipular diretamente o banco de dados. Ele deve apenas emitir uma intenção ou chamada estruturada (Isso voces corretamente colocaram no texto). Mas o principal, é o que na documentação oficial fala o que por tras, no BACKEND, os programadores que vão implementar DEVEM fazer:</w:t>
      </w:r>
      <w:r w:rsidR="00F85B50">
        <w:br/>
      </w:r>
    </w:p>
    <w:p w14:paraId="16BFED20" w14:textId="77777777" w:rsidR="00F85B50" w:rsidRDefault="00F85B50" w:rsidP="00F85B50">
      <w:pPr>
        <w:pStyle w:val="Textodecomentrio"/>
        <w:jc w:val="left"/>
      </w:pPr>
      <w:r>
        <w:t>-Criar fluxos robustos de consentimento e autorização em seus aplicativos</w:t>
      </w:r>
    </w:p>
    <w:p w14:paraId="5BF8AF7A" w14:textId="77777777" w:rsidR="00F85B50" w:rsidRDefault="00F85B50" w:rsidP="00F85B50">
      <w:pPr>
        <w:pStyle w:val="Textodecomentrio"/>
        <w:jc w:val="left"/>
      </w:pPr>
      <w:r>
        <w:t>-Fornecer documentação clara sobre as implicações de segurança</w:t>
      </w:r>
    </w:p>
    <w:p w14:paraId="6E70C6C4" w14:textId="77777777" w:rsidR="00F85B50" w:rsidRDefault="00F85B50" w:rsidP="00F85B50">
      <w:pPr>
        <w:pStyle w:val="Textodecomentrio"/>
        <w:jc w:val="left"/>
      </w:pPr>
      <w:r>
        <w:t>-Implementar controles de acesso e proteções de dados adequados</w:t>
      </w:r>
    </w:p>
    <w:p w14:paraId="7786392C" w14:textId="77777777" w:rsidR="00F85B50" w:rsidRDefault="00F85B50" w:rsidP="00F85B50">
      <w:pPr>
        <w:pStyle w:val="Textodecomentrio"/>
        <w:jc w:val="left"/>
      </w:pPr>
      <w:r>
        <w:t>-Seguir as melhores práticas de segurança em suas integrações</w:t>
      </w:r>
    </w:p>
    <w:p w14:paraId="734C4371" w14:textId="77777777" w:rsidR="00F85B50" w:rsidRDefault="00F85B50" w:rsidP="00F85B50">
      <w:pPr>
        <w:pStyle w:val="Textodecomentrio"/>
        <w:jc w:val="left"/>
      </w:pPr>
      <w:r>
        <w:t>-Considerar as implicações de privacidade no design de seus recursos</w:t>
      </w:r>
      <w:r>
        <w:br/>
      </w:r>
      <w:r>
        <w:br/>
        <w:t xml:space="preserve"> Ou seja, backend deve validar autenticação, autorização, regras de negócio, consistência temporal, confirmação explícita e limites de operação antes de executar qualquer ação.</w:t>
      </w:r>
    </w:p>
    <w:p w14:paraId="4FC44CFF" w14:textId="77777777" w:rsidR="00F85B50" w:rsidRDefault="00F85B50" w:rsidP="00F85B50">
      <w:pPr>
        <w:pStyle w:val="Textodecomentrio"/>
        <w:jc w:val="left"/>
      </w:pPr>
    </w:p>
    <w:p w14:paraId="6AE440D4" w14:textId="77777777" w:rsidR="00F85B50" w:rsidRDefault="00F85B50" w:rsidP="00F85B50">
      <w:pPr>
        <w:pStyle w:val="Textodecomentrio"/>
        <w:jc w:val="left"/>
      </w:pPr>
      <w:r>
        <w:t>Além disso, se a implementação não segue a especificação real do Model Context Protocol, o texto deve dizer "mecanismo de chamadas de ferramentas inspirado no MCP" ou "camada de tool calling compatível conceitualmente com MCP". Chamar de "implementação própria do MCP" sem demonstrar compatibilidade do protocolo oficial abre uma brecha forte em um documento acadêmico.</w:t>
      </w:r>
    </w:p>
  </w:comment>
  <w:comment w:id="50" w:author="Sergio Schina" w:date="2026-05-22T09:51:00Z" w:initials="SS">
    <w:p w14:paraId="38D67DC0" w14:textId="5310CCF0" w:rsidR="00022240" w:rsidRDefault="004F4388" w:rsidP="00022240">
      <w:pPr>
        <w:pStyle w:val="Textodecomentrio"/>
        <w:jc w:val="left"/>
      </w:pPr>
      <w:r>
        <w:rPr>
          <w:rStyle w:val="Refdecomentrio"/>
        </w:rPr>
        <w:annotationRef/>
      </w:r>
      <w:r w:rsidR="00022240">
        <w:t xml:space="preserve">Deem uma olhada na documentação oficial da OpenAI: </w:t>
      </w:r>
      <w:hyperlink r:id="rId3" w:history="1">
        <w:r w:rsidR="00022240" w:rsidRPr="00F32454">
          <w:rPr>
            <w:rStyle w:val="Hyperlink"/>
          </w:rPr>
          <w:t>Specification - Model Context Protocol</w:t>
        </w:r>
      </w:hyperlink>
      <w:r w:rsidR="00022240">
        <w:t xml:space="preserve"> </w:t>
      </w:r>
    </w:p>
  </w:comment>
  <w:comment w:id="52" w:author="Sergio Schina" w:date="2026-05-22T11:18:00Z" w:initials="SS">
    <w:p w14:paraId="6362762E" w14:textId="77777777" w:rsidR="000C3163" w:rsidRDefault="000C3163" w:rsidP="000C3163">
      <w:pPr>
        <w:pStyle w:val="Textodecomentrio"/>
        <w:jc w:val="left"/>
      </w:pPr>
      <w:r>
        <w:rPr>
          <w:rStyle w:val="Refdecomentrio"/>
        </w:rPr>
        <w:annotationRef/>
      </w:r>
      <w:r>
        <w:t>Quando se afirma que o sistema é integralmente operado por voz, o sistema não pode ter nenhuma outra forma de acesso. Se o login, correção de erro, confirmação e navegação administrativa exigem teclado/mouse, a frase precisa mudar.</w:t>
      </w:r>
    </w:p>
    <w:p w14:paraId="535CA5D7" w14:textId="77777777" w:rsidR="000C3163" w:rsidRDefault="000C3163" w:rsidP="000C3163">
      <w:pPr>
        <w:pStyle w:val="Textodecomentrio"/>
        <w:jc w:val="left"/>
      </w:pPr>
    </w:p>
    <w:p w14:paraId="24530EDC" w14:textId="77777777" w:rsidR="000C3163" w:rsidRDefault="000C3163" w:rsidP="000C3163">
      <w:pPr>
        <w:pStyle w:val="Textodecomentrio"/>
        <w:jc w:val="left"/>
      </w:pPr>
    </w:p>
    <w:p w14:paraId="6ECD1FFD" w14:textId="77777777" w:rsidR="000C3163" w:rsidRDefault="000C3163" w:rsidP="000C3163">
      <w:pPr>
        <w:pStyle w:val="Textodecomentrio"/>
        <w:jc w:val="left"/>
      </w:pPr>
    </w:p>
  </w:comment>
  <w:comment w:id="54" w:author="Sergio Schina" w:date="2026-05-22T12:05:00Z" w:initials="SS">
    <w:p w14:paraId="18DB8637" w14:textId="77777777" w:rsidR="00625D5E" w:rsidRDefault="00625D5E" w:rsidP="00625D5E">
      <w:pPr>
        <w:pStyle w:val="Textodecomentrio"/>
        <w:jc w:val="left"/>
      </w:pPr>
      <w:r>
        <w:rPr>
          <w:rStyle w:val="Refdecomentrio"/>
        </w:rPr>
        <w:annotationRef/>
      </w:r>
      <w:r>
        <w:t>WER de 21,9% para português é alto para um fluxo de agendamento, especialmente com nomes de equipamentos, datas e horários.</w:t>
      </w:r>
    </w:p>
  </w:comment>
  <w:comment w:id="55" w:author="Sergio Schina" w:date="2026-05-22T12:06:00Z" w:initials="SS">
    <w:p w14:paraId="10CA8B7A" w14:textId="77777777" w:rsidR="00765BB6" w:rsidRDefault="00765BB6" w:rsidP="00765BB6">
      <w:pPr>
        <w:pStyle w:val="Textodecomentrio"/>
        <w:jc w:val="left"/>
      </w:pPr>
      <w:r>
        <w:rPr>
          <w:rStyle w:val="Refdecomentrio"/>
        </w:rPr>
        <w:annotationRef/>
      </w:r>
      <w:r>
        <w:t>O documento deve explicar como o sistema evita erro operacional causado por transcrição:</w:t>
      </w:r>
    </w:p>
    <w:p w14:paraId="455572A1" w14:textId="77777777" w:rsidR="00765BB6" w:rsidRDefault="00765BB6" w:rsidP="00765BB6">
      <w:pPr>
        <w:pStyle w:val="Textodecomentrio"/>
        <w:jc w:val="left"/>
      </w:pPr>
    </w:p>
    <w:p w14:paraId="7A1B63E0" w14:textId="77777777" w:rsidR="00765BB6" w:rsidRDefault="00765BB6" w:rsidP="00765BB6">
      <w:pPr>
        <w:pStyle w:val="Textodecomentrio"/>
        <w:jc w:val="left"/>
      </w:pPr>
      <w:r>
        <w:t>Poderia ser explicado de varias formas:</w:t>
      </w:r>
    </w:p>
    <w:p w14:paraId="07D37CF8" w14:textId="77777777" w:rsidR="00765BB6" w:rsidRDefault="00765BB6" w:rsidP="00765BB6">
      <w:pPr>
        <w:pStyle w:val="Textodecomentrio"/>
        <w:jc w:val="left"/>
      </w:pPr>
      <w:r>
        <w:t>- confirmação explícita;</w:t>
      </w:r>
    </w:p>
    <w:p w14:paraId="576DDB7B" w14:textId="77777777" w:rsidR="00765BB6" w:rsidRDefault="00765BB6" w:rsidP="00765BB6">
      <w:pPr>
        <w:pStyle w:val="Textodecomentrio"/>
        <w:jc w:val="left"/>
      </w:pPr>
      <w:r>
        <w:t>- resumo antes de gravar;</w:t>
      </w:r>
    </w:p>
    <w:p w14:paraId="2C89F007" w14:textId="77777777" w:rsidR="00765BB6" w:rsidRDefault="00765BB6" w:rsidP="00765BB6">
      <w:pPr>
        <w:pStyle w:val="Textodecomentrio"/>
        <w:jc w:val="left"/>
      </w:pPr>
      <w:r>
        <w:t>- validação de data/hora;</w:t>
      </w:r>
    </w:p>
    <w:p w14:paraId="42C9F710" w14:textId="77777777" w:rsidR="00765BB6" w:rsidRDefault="00765BB6" w:rsidP="00765BB6">
      <w:pPr>
        <w:pStyle w:val="Textodecomentrio"/>
        <w:jc w:val="left"/>
      </w:pPr>
      <w:r>
        <w:t>- repetição quando baixa confiança;</w:t>
      </w:r>
    </w:p>
    <w:p w14:paraId="5917F555" w14:textId="77777777" w:rsidR="00765BB6" w:rsidRDefault="00765BB6" w:rsidP="00765BB6">
      <w:pPr>
        <w:pStyle w:val="Textodecomentrio"/>
        <w:jc w:val="left"/>
      </w:pPr>
      <w:r>
        <w:t>- edição manual antes de envio;</w:t>
      </w:r>
    </w:p>
    <w:p w14:paraId="1D6B1767" w14:textId="77777777" w:rsidR="00765BB6" w:rsidRDefault="00765BB6" w:rsidP="00765BB6">
      <w:pPr>
        <w:pStyle w:val="Textodecomentrio"/>
        <w:jc w:val="left"/>
      </w:pPr>
      <w:r>
        <w:t>- logs de erros de transcrição.</w:t>
      </w:r>
    </w:p>
  </w:comment>
  <w:comment w:id="53" w:author="Sergio Schina" w:date="2026-05-22T11:11:00Z" w:initials="SS">
    <w:p w14:paraId="6A979001" w14:textId="77777777" w:rsidR="006771C5" w:rsidRDefault="006771C5" w:rsidP="006771C5">
      <w:pPr>
        <w:pStyle w:val="Textodecomentrio"/>
        <w:jc w:val="left"/>
      </w:pPr>
      <w:r>
        <w:rPr>
          <w:rStyle w:val="Refdecomentrio"/>
        </w:rPr>
        <w:annotationRef/>
      </w:r>
      <w:r>
        <w:t>Excelente!</w:t>
      </w:r>
    </w:p>
  </w:comment>
  <w:comment w:id="56" w:author="Sergio Schina" w:date="2026-05-22T11:12:00Z" w:initials="SS">
    <w:p w14:paraId="40647D7C" w14:textId="77777777" w:rsidR="000448CA" w:rsidRDefault="000448CA" w:rsidP="000448CA">
      <w:pPr>
        <w:pStyle w:val="Textodecomentrio"/>
        <w:jc w:val="left"/>
      </w:pPr>
      <w:r>
        <w:rPr>
          <w:rStyle w:val="Refdecomentrio"/>
        </w:rPr>
        <w:annotationRef/>
      </w:r>
      <w:r>
        <w:t xml:space="preserve">Como voces testaram isso para fazer a afirmação? </w:t>
      </w:r>
      <w:r>
        <w:br/>
      </w:r>
      <w:r>
        <w:br/>
        <w:t>Precisa demonstrar os testes e resultados no hardware adotado.</w:t>
      </w:r>
    </w:p>
  </w:comment>
  <w:comment w:id="57" w:author="Sergio Schina" w:date="2026-05-22T11:58:00Z" w:initials="SS">
    <w:p w14:paraId="0E5869C4" w14:textId="77777777" w:rsidR="00014B93" w:rsidRDefault="00014B93" w:rsidP="00014B93">
      <w:pPr>
        <w:pStyle w:val="Textodecomentrio"/>
        <w:jc w:val="left"/>
      </w:pPr>
      <w:r>
        <w:rPr>
          <w:rStyle w:val="Refdecomentrio"/>
        </w:rPr>
        <w:annotationRef/>
      </w:r>
      <w:r>
        <w:t>Precisa adicionar tabelas com dados concretos quando  não se tem referencia de algum outro trabalho.</w:t>
      </w:r>
    </w:p>
  </w:comment>
  <w:comment w:id="59" w:author="Sergio Schina" w:date="2026-05-22T15:31:00Z" w:initials="SS">
    <w:p w14:paraId="6CF5E85E" w14:textId="77777777" w:rsidR="00016141" w:rsidRDefault="006605A1" w:rsidP="00016141">
      <w:pPr>
        <w:pStyle w:val="Textodecomentrio"/>
        <w:jc w:val="left"/>
      </w:pPr>
      <w:r>
        <w:rPr>
          <w:rStyle w:val="Refdecomentrio"/>
        </w:rPr>
        <w:annotationRef/>
      </w:r>
      <w:r w:rsidR="00016141">
        <w:t>Aqui no capítulo 'Metodologia e Desenvolvimento' esta sendo focado na descrição técnica de desenvolvimento basicamente. Em um TCC, não basta explicar como o sistema/projeto foi construído, é obrigatório explicar como a pesquisa foi conduzida.</w:t>
      </w:r>
    </w:p>
    <w:p w14:paraId="30E04AF2" w14:textId="77777777" w:rsidR="00016141" w:rsidRDefault="00016141" w:rsidP="00016141">
      <w:pPr>
        <w:pStyle w:val="Textodecomentrio"/>
        <w:jc w:val="left"/>
      </w:pPr>
    </w:p>
    <w:p w14:paraId="27A7F5DD" w14:textId="77777777" w:rsidR="00016141" w:rsidRDefault="00016141" w:rsidP="00016141">
      <w:pPr>
        <w:pStyle w:val="Textodecomentrio"/>
        <w:jc w:val="left"/>
      </w:pPr>
      <w:r>
        <w:t>Vocês precisam inserir uma seção ou apenas separar Metodologia de Desenvolvimento, no início deste capítulo (ou criar um capítulo separado apenas para 'Metodologia de Pesquisa'):</w:t>
      </w:r>
    </w:p>
    <w:p w14:paraId="718FF1DA" w14:textId="77777777" w:rsidR="00016141" w:rsidRDefault="00016141" w:rsidP="00016141">
      <w:pPr>
        <w:pStyle w:val="Textodecomentrio"/>
        <w:jc w:val="left"/>
      </w:pPr>
    </w:p>
    <w:p w14:paraId="3A3E3ED8" w14:textId="77777777" w:rsidR="00016141" w:rsidRDefault="00016141" w:rsidP="00016141">
      <w:pPr>
        <w:pStyle w:val="Textodecomentrio"/>
        <w:jc w:val="left"/>
      </w:pPr>
      <w:r>
        <w:t>Natureza da Pesquisa: É uma pesquisa Básica ou Aplicada? (Geralmente, projetos práticos são de natureza Aplicada, pois buscam resolver um problema específico).</w:t>
      </w:r>
    </w:p>
    <w:p w14:paraId="00FDA7AF" w14:textId="77777777" w:rsidR="00016141" w:rsidRDefault="00016141" w:rsidP="00016141">
      <w:pPr>
        <w:pStyle w:val="Textodecomentrio"/>
        <w:jc w:val="left"/>
      </w:pPr>
    </w:p>
    <w:p w14:paraId="1E16956E" w14:textId="77777777" w:rsidR="00016141" w:rsidRDefault="00016141" w:rsidP="00016141">
      <w:pPr>
        <w:pStyle w:val="Textodecomentrio"/>
        <w:jc w:val="left"/>
      </w:pPr>
      <w:r>
        <w:t>Abordagem do Problema: É Qualitativa, Quantitativa ou Mista?</w:t>
      </w:r>
    </w:p>
    <w:p w14:paraId="636F60EC" w14:textId="77777777" w:rsidR="00016141" w:rsidRDefault="00016141" w:rsidP="00016141">
      <w:pPr>
        <w:pStyle w:val="Textodecomentrio"/>
        <w:jc w:val="left"/>
      </w:pPr>
    </w:p>
    <w:p w14:paraId="42E61969" w14:textId="77777777" w:rsidR="00016141" w:rsidRDefault="00016141" w:rsidP="00016141">
      <w:pPr>
        <w:pStyle w:val="Textodecomentrio"/>
        <w:jc w:val="left"/>
      </w:pPr>
      <w:r>
        <w:t>NoObjetivos: É uma pesquisa Exploratória, Descritiva ou Explicativa?</w:t>
      </w:r>
    </w:p>
    <w:p w14:paraId="1069A0DF" w14:textId="77777777" w:rsidR="00016141" w:rsidRDefault="00016141" w:rsidP="00016141">
      <w:pPr>
        <w:pStyle w:val="Textodecomentrio"/>
        <w:jc w:val="left"/>
      </w:pPr>
    </w:p>
    <w:p w14:paraId="08B7D39E" w14:textId="77777777" w:rsidR="00016141" w:rsidRDefault="00016141" w:rsidP="00016141">
      <w:pPr>
        <w:pStyle w:val="Textodecomentrio"/>
        <w:jc w:val="left"/>
      </w:pPr>
      <w:r>
        <w:t>Procedimento Técnico (que seria o Desenvolvimento aqui: aplicar uma solução em um ambiente específico), seria o Estudo de Caso ou uma Pesquisa Experimental.</w:t>
      </w:r>
      <w:r>
        <w:br/>
      </w:r>
      <w:r>
        <w:br/>
        <w:t xml:space="preserve">Essa parte tem explicado na referencia bibliografica que sempre uso nos trabalhos:  </w:t>
      </w:r>
      <w:hyperlink r:id="rId4" w:history="1">
        <w:r w:rsidRPr="00E07BCF">
          <w:rPr>
            <w:rStyle w:val="Hyperlink"/>
          </w:rPr>
          <w:t>Estudo de Caso - 5.Ed. - Google Books</w:t>
        </w:r>
      </w:hyperlink>
      <w:r>
        <w:t xml:space="preserve"> do Robert K. Yin</w:t>
      </w:r>
    </w:p>
  </w:comment>
  <w:comment w:id="61" w:author="Sergio Schina" w:date="2026-05-22T15:34:00Z" w:initials="SS">
    <w:p w14:paraId="094A5355" w14:textId="77777777" w:rsidR="00817E0A" w:rsidRDefault="00817E0A" w:rsidP="00817E0A">
      <w:pPr>
        <w:pStyle w:val="Textodecomentrio"/>
        <w:jc w:val="left"/>
      </w:pPr>
      <w:r>
        <w:rPr>
          <w:rStyle w:val="Refdecomentrio"/>
        </w:rPr>
        <w:annotationRef/>
      </w:r>
      <w:r>
        <w:t>O sistema do estudo de caso, faz parte do projeto, e esta em um repositorio diferente.</w:t>
      </w:r>
      <w:r>
        <w:br/>
      </w:r>
      <w:r>
        <w:br/>
      </w:r>
      <w:hyperlink r:id="rId5" w:history="1">
        <w:r w:rsidRPr="00EA658E">
          <w:rPr>
            <w:rStyle w:val="Hyperlink"/>
          </w:rPr>
          <w:t>GitHub - fabriciosuzart/InovFabLab: Aplicação Web para o TCC, com intuito de criar uma assistente virtual, utilizando Vite e Typescript · GitHub</w:t>
        </w:r>
      </w:hyperlink>
      <w:r>
        <w:t xml:space="preserve"> </w:t>
      </w:r>
    </w:p>
  </w:comment>
  <w:comment w:id="62" w:author="Sergio Schina" w:date="2026-05-22T15:34:00Z" w:initials="SS">
    <w:p w14:paraId="76FAA724" w14:textId="77777777" w:rsidR="00817E0A" w:rsidRDefault="00817E0A" w:rsidP="00817E0A">
      <w:pPr>
        <w:pStyle w:val="Textodecomentrio"/>
        <w:jc w:val="left"/>
      </w:pPr>
      <w:r>
        <w:rPr>
          <w:rStyle w:val="Refdecomentrio"/>
        </w:rPr>
        <w:annotationRef/>
      </w:r>
      <w:r>
        <w:t>Neste caso ou coloca dentro de um repositório ou muda o texto do monorepo.</w:t>
      </w:r>
    </w:p>
  </w:comment>
  <w:comment w:id="63" w:author="Sergio Schina" w:date="2026-05-22T15:41:00Z" w:initials="SS">
    <w:p w14:paraId="57A6EEA0" w14:textId="77777777" w:rsidR="00B4283A" w:rsidRDefault="000042EE" w:rsidP="00B4283A">
      <w:pPr>
        <w:pStyle w:val="Textodecomentrio"/>
        <w:jc w:val="left"/>
      </w:pPr>
      <w:r>
        <w:rPr>
          <w:rStyle w:val="Refdecomentrio"/>
        </w:rPr>
        <w:annotationRef/>
      </w:r>
      <w:r w:rsidR="00B4283A">
        <w:t>A frase "...o banco de dados para operações de agendamento é viabilizada pelo MCP, que permite ao modelo formular e executar consultas diretamente no fluxo conversacional." deve ser corrigida. O modelo não deve executar consulta,  ele deve solicitar a ação. O backend que  deve executar</w:t>
      </w:r>
    </w:p>
  </w:comment>
  <w:comment w:id="65" w:author="Sergio Schina" w:date="2026-05-22T16:05:00Z" w:initials="SS">
    <w:p w14:paraId="4692DF84" w14:textId="77777777" w:rsidR="00AF4953" w:rsidRDefault="00AF4953" w:rsidP="00AF4953">
      <w:pPr>
        <w:pStyle w:val="Textodecomentrio"/>
        <w:jc w:val="left"/>
      </w:pPr>
      <w:r>
        <w:rPr>
          <w:rStyle w:val="Refdecomentrio"/>
        </w:rPr>
        <w:annotationRef/>
      </w:r>
      <w:r>
        <w:t>O texto passa uma impressão não muito boa ao dizer que não foram usadas metodologias formais porque Scrum ou Kanban seriam rígidos. Kanban não é necessariamente rígido. Além disso, o problema não é usar Scrum; é demonstrar disciplina de engenharia, no qual o TCC tem o objetivo de aplicar o conhecimento adquirido durante o curso.</w:t>
      </w:r>
    </w:p>
  </w:comment>
  <w:comment w:id="66" w:author="Sergio Schina" w:date="2026-05-22T16:10:00Z" w:initials="SS">
    <w:p w14:paraId="24F4388A" w14:textId="77777777" w:rsidR="00FC2CF3" w:rsidRDefault="00FC2CF3" w:rsidP="00FC2CF3">
      <w:pPr>
        <w:pStyle w:val="Textodecomentrio"/>
        <w:jc w:val="left"/>
      </w:pPr>
      <w:r>
        <w:rPr>
          <w:rStyle w:val="Refdecomentrio"/>
        </w:rPr>
        <w:annotationRef/>
      </w:r>
      <w:r>
        <w:t>Não é obrigatorio usar um metodo padrão, mas colocar enfâse que não usou justificando "rigidez" passa mais imagem de deorganização do que organização. Falar que usa o microsoft planner, é usar a base do KanBan, pois o Microsft Planner é apto a usar o metodo kanban, é até contraditório.</w:t>
      </w:r>
    </w:p>
  </w:comment>
  <w:comment w:id="68" w:author="Sergio Schina" w:date="2026-05-22T16:18:00Z" w:initials="SS">
    <w:p w14:paraId="6F6909CA" w14:textId="77777777" w:rsidR="00443C06" w:rsidRDefault="00443C06" w:rsidP="00443C06">
      <w:pPr>
        <w:pStyle w:val="Textodecomentrio"/>
        <w:jc w:val="left"/>
      </w:pPr>
      <w:r>
        <w:rPr>
          <w:rStyle w:val="Refdecomentrio"/>
        </w:rPr>
        <w:annotationRef/>
      </w:r>
      <w:r>
        <w:t>O RNF21 exige Docker Compose, mas a seção não explica Docker.</w:t>
      </w:r>
    </w:p>
  </w:comment>
  <w:comment w:id="69" w:author="Sergio Schina" w:date="2026-05-22T16:19:00Z" w:initials="SS">
    <w:p w14:paraId="4F7CF49C" w14:textId="77777777" w:rsidR="00DF0AA3" w:rsidRDefault="00DF0AA3" w:rsidP="00DF0AA3">
      <w:pPr>
        <w:pStyle w:val="Textodecomentrio"/>
        <w:jc w:val="left"/>
      </w:pPr>
      <w:r>
        <w:rPr>
          <w:rStyle w:val="Refdecomentrio"/>
        </w:rPr>
        <w:annotationRef/>
      </w:r>
      <w:r>
        <w:t>Aqui o texto diz que Windows e macOS foram testados, mas RNF22 diz Linux como padrão de produção. Acredito que testar no linux é algo que precisa constar.</w:t>
      </w:r>
    </w:p>
  </w:comment>
  <w:comment w:id="71" w:author="Sergio Schina" w:date="2026-05-22T16:30:00Z" w:initials="SS">
    <w:p w14:paraId="1B419470" w14:textId="77777777" w:rsidR="00C862E1" w:rsidRDefault="00C862E1" w:rsidP="00C862E1">
      <w:pPr>
        <w:pStyle w:val="Textodecomentrio"/>
        <w:jc w:val="left"/>
      </w:pPr>
      <w:r>
        <w:rPr>
          <w:rStyle w:val="Refdecomentrio"/>
        </w:rPr>
        <w:annotationRef/>
      </w:r>
      <w:r>
        <w:t>Precisa estimar uma demanda minima, 10 usuarios, 100, 1000, 10000 ...</w:t>
      </w:r>
    </w:p>
  </w:comment>
  <w:comment w:id="197" w:author="Sergio Schina" w:date="2026-05-22T16:34:00Z" w:initials="SS">
    <w:p w14:paraId="1AE7D850" w14:textId="77777777" w:rsidR="00664916" w:rsidRDefault="00664916" w:rsidP="00664916">
      <w:pPr>
        <w:pStyle w:val="Textodecomentrio"/>
        <w:jc w:val="left"/>
      </w:pPr>
      <w:r>
        <w:rPr>
          <w:rStyle w:val="Refdecomentrio"/>
        </w:rPr>
        <w:annotationRef/>
      </w:r>
      <w:r>
        <w:t>Foge do propósito do projeto. Se o sistema é vendido como local/offline por "privacidade", uma implantação em VM de nuvem muda o perfil de risco. Não é proibido, mas deve ser tratada como modo "autogerenciado em nuvem", não como execução local.</w:t>
      </w:r>
    </w:p>
  </w:comment>
  <w:comment w:id="199" w:author="Sergio Schina" w:date="2026-05-22T16:46:00Z" w:initials="SS">
    <w:p w14:paraId="15F80536" w14:textId="77777777" w:rsidR="00FB3599" w:rsidRDefault="00FA2C7A" w:rsidP="00FB3599">
      <w:pPr>
        <w:pStyle w:val="Textodecomentrio"/>
        <w:jc w:val="left"/>
      </w:pPr>
      <w:r>
        <w:rPr>
          <w:rStyle w:val="Refdecomentrio"/>
        </w:rPr>
        <w:annotationRef/>
      </w:r>
      <w:r w:rsidR="00FB3599">
        <w:t>Esta faltando Professor, o RF-003. exige ter. Adicionar no texto, ou alterar no RF.</w:t>
      </w:r>
    </w:p>
  </w:comment>
  <w:comment w:id="201" w:author="Sergio Schina" w:date="2026-05-22T17:39:00Z" w:initials="SS">
    <w:p w14:paraId="2CCC322C" w14:textId="77777777" w:rsidR="004B6DA3" w:rsidRDefault="004B6DA3" w:rsidP="004B6DA3">
      <w:pPr>
        <w:pStyle w:val="Textodecomentrio"/>
        <w:jc w:val="left"/>
      </w:pPr>
      <w:r>
        <w:rPr>
          <w:rStyle w:val="Refdecomentrio"/>
        </w:rPr>
        <w:annotationRef/>
      </w:r>
      <w:r>
        <w:t xml:space="preserve">Aqui obrigatoriamente, precisa descrever todo sistema do FABLAB virtual criado, explicando as funcionalidades e onde de fato o sistema atua. Atua só na área de chat pelo site? </w:t>
      </w:r>
    </w:p>
    <w:p w14:paraId="30AD9109" w14:textId="77777777" w:rsidR="004B6DA3" w:rsidRDefault="004B6DA3" w:rsidP="004B6DA3">
      <w:pPr>
        <w:pStyle w:val="Textodecomentrio"/>
        <w:jc w:val="left"/>
      </w:pPr>
    </w:p>
    <w:p w14:paraId="0DA1D1F3" w14:textId="77777777" w:rsidR="004B6DA3" w:rsidRDefault="004B6DA3" w:rsidP="004B6DA3">
      <w:pPr>
        <w:pStyle w:val="Textodecomentrio"/>
        <w:jc w:val="left"/>
      </w:pPr>
      <w:r>
        <w:t xml:space="preserve">Tem mais alguma interface que o sistema é integrado? </w:t>
      </w:r>
    </w:p>
    <w:p w14:paraId="14001C4A" w14:textId="77777777" w:rsidR="004B6DA3" w:rsidRDefault="004B6DA3" w:rsidP="004B6DA3">
      <w:pPr>
        <w:pStyle w:val="Textodecomentrio"/>
        <w:jc w:val="left"/>
      </w:pPr>
    </w:p>
    <w:p w14:paraId="634A0185" w14:textId="77777777" w:rsidR="004B6DA3" w:rsidRDefault="004B6DA3" w:rsidP="004B6DA3">
      <w:pPr>
        <w:pStyle w:val="Textodecomentrio"/>
        <w:jc w:val="left"/>
      </w:pPr>
      <w:r>
        <w:t xml:space="preserve">Onde esta a imagem do resultado do sistema? Como foi o desenvolvimento do sistema? </w:t>
      </w:r>
    </w:p>
    <w:p w14:paraId="292945D3" w14:textId="77777777" w:rsidR="004B6DA3" w:rsidRDefault="004B6DA3" w:rsidP="004B6DA3">
      <w:pPr>
        <w:pStyle w:val="Textodecomentrio"/>
        <w:jc w:val="left"/>
      </w:pPr>
    </w:p>
    <w:p w14:paraId="245CBC20" w14:textId="77777777" w:rsidR="004B6DA3" w:rsidRDefault="004B6DA3" w:rsidP="004B6DA3">
      <w:pPr>
        <w:pStyle w:val="Textodecomentrio"/>
        <w:jc w:val="left"/>
      </w:pPr>
      <w:r>
        <w:t>Quais requisitos funcionais foram usados nele (ele é um sistema simulado de um fablab), precisa ter todos os requisitos dele para demonstrar e falar onde o sistema atua de fato. Exemplificando a integração do sistema em si.</w:t>
      </w:r>
    </w:p>
  </w:comment>
  <w:comment w:id="202" w:author="Sergio Schina" w:date="2026-05-22T17:40:00Z" w:initials="SS">
    <w:p w14:paraId="2BEA6366" w14:textId="77777777" w:rsidR="00DD221F" w:rsidRDefault="00DD221F" w:rsidP="00DD221F">
      <w:pPr>
        <w:pStyle w:val="Textodecomentrio"/>
        <w:jc w:val="left"/>
      </w:pPr>
      <w:r>
        <w:rPr>
          <w:rStyle w:val="Refdecomentrio"/>
        </w:rPr>
        <w:annotationRef/>
      </w:r>
      <w:r>
        <w:t>É necessário adicionar todas as  telas criadas dos sistema.</w:t>
      </w:r>
    </w:p>
  </w:comment>
  <w:comment w:id="203" w:author="Sergio Schina" w:date="2026-05-23T01:21:00Z" w:initials="SS">
    <w:p w14:paraId="12D108FA" w14:textId="77777777" w:rsidR="0078118A" w:rsidRDefault="0078118A" w:rsidP="0078118A">
      <w:pPr>
        <w:pStyle w:val="Textodecomentrio"/>
        <w:jc w:val="left"/>
      </w:pPr>
      <w:r>
        <w:rPr>
          <w:rStyle w:val="Refdecomentrio"/>
        </w:rPr>
        <w:annotationRef/>
      </w:r>
      <w:r>
        <w:t>Exaltar as ferramentas de navegabilidade pelo site através voz.</w:t>
      </w:r>
    </w:p>
  </w:comment>
  <w:comment w:id="213" w:author="Sergio Schina" w:date="2026-05-22T17:26:00Z" w:initials="SS">
    <w:p w14:paraId="4A0CAFB8" w14:textId="77777777" w:rsidR="007D79B3" w:rsidRDefault="007D79B3" w:rsidP="007D79B3">
      <w:pPr>
        <w:pStyle w:val="Textodecomentrio"/>
        <w:jc w:val="left"/>
      </w:pPr>
      <w:r>
        <w:rPr>
          <w:rStyle w:val="Refdecomentrio"/>
        </w:rPr>
        <w:annotationRef/>
      </w:r>
      <w:r>
        <w:t>Baseado em que? Precisa testar e demonstrar os resultados:</w:t>
      </w:r>
      <w:r>
        <w:br/>
      </w:r>
      <w:r>
        <w:br/>
        <w:t>tempo médio de resposta do chat;</w:t>
      </w:r>
    </w:p>
    <w:p w14:paraId="63BE1243" w14:textId="77777777" w:rsidR="007D79B3" w:rsidRDefault="007D79B3" w:rsidP="007D79B3">
      <w:pPr>
        <w:pStyle w:val="Textodecomentrio"/>
        <w:jc w:val="left"/>
      </w:pPr>
      <w:r>
        <w:t>tokens por segundo;</w:t>
      </w:r>
    </w:p>
    <w:p w14:paraId="0DCF8E2D" w14:textId="77777777" w:rsidR="007D79B3" w:rsidRDefault="007D79B3" w:rsidP="007D79B3">
      <w:pPr>
        <w:pStyle w:val="Textodecomentrio"/>
        <w:jc w:val="left"/>
      </w:pPr>
      <w:r>
        <w:t>tempo de transcrição de áudio;</w:t>
      </w:r>
    </w:p>
    <w:p w14:paraId="6E8E1528" w14:textId="77777777" w:rsidR="007D79B3" w:rsidRDefault="007D79B3" w:rsidP="007D79B3">
      <w:pPr>
        <w:pStyle w:val="Textodecomentrio"/>
        <w:jc w:val="left"/>
      </w:pPr>
      <w:r>
        <w:t>tempo de busca RAG;</w:t>
      </w:r>
    </w:p>
    <w:p w14:paraId="5BCEA44E" w14:textId="77777777" w:rsidR="007D79B3" w:rsidRDefault="007D79B3" w:rsidP="007D79B3">
      <w:pPr>
        <w:pStyle w:val="Textodecomentrio"/>
        <w:jc w:val="left"/>
      </w:pPr>
      <w:r>
        <w:t>consumo de RAM;</w:t>
      </w:r>
    </w:p>
    <w:p w14:paraId="21821915" w14:textId="77777777" w:rsidR="007D79B3" w:rsidRDefault="007D79B3" w:rsidP="007D79B3">
      <w:pPr>
        <w:pStyle w:val="Textodecomentrio"/>
        <w:jc w:val="left"/>
      </w:pPr>
      <w:r>
        <w:t>tempo de indexação dos 3 GB;</w:t>
      </w:r>
    </w:p>
    <w:p w14:paraId="1708FED1" w14:textId="77777777" w:rsidR="007D79B3" w:rsidRDefault="007D79B3" w:rsidP="007D79B3">
      <w:pPr>
        <w:pStyle w:val="Textodecomentrio"/>
        <w:jc w:val="left"/>
      </w:pPr>
      <w:r>
        <w:t>número de chunks gerados.</w:t>
      </w:r>
    </w:p>
    <w:p w14:paraId="4F2456A4" w14:textId="77777777" w:rsidR="007D79B3" w:rsidRDefault="007D79B3" w:rsidP="007D79B3">
      <w:pPr>
        <w:pStyle w:val="Textodecomentrio"/>
        <w:jc w:val="left"/>
      </w:pPr>
    </w:p>
    <w:p w14:paraId="17AB5193" w14:textId="77777777" w:rsidR="007D79B3" w:rsidRDefault="007D79B3" w:rsidP="007D79B3">
      <w:pPr>
        <w:pStyle w:val="Textodecomentrio"/>
        <w:jc w:val="left"/>
      </w:pPr>
      <w:r>
        <w:t>Isso comprovará que este hardware citado  é adequando e servirá de referência para o leitor que quiser utilizar o sistema opensource criado.</w:t>
      </w:r>
    </w:p>
  </w:comment>
  <w:comment w:id="214" w:author="Sergio Schina" w:date="2026-05-24T21:10:00Z" w:initials="SS">
    <w:p w14:paraId="50F9F829" w14:textId="77777777" w:rsidR="003941F3" w:rsidRDefault="003941F3" w:rsidP="003941F3">
      <w:pPr>
        <w:pStyle w:val="Textodecomentrio"/>
        <w:jc w:val="left"/>
      </w:pPr>
      <w:r>
        <w:rPr>
          <w:rStyle w:val="Refdecomentrio"/>
        </w:rPr>
        <w:annotationRef/>
      </w:r>
      <w:r>
        <w:br/>
        <w:t>Aqui, poderia tentar ajudar o texto para falar na configuração avaliada,  queo sistema executou os fluxos principais sem falhas funcionais observadas. E para  sustentar conclusões de desempenho, precisaria mesmo registrar métricas como tempo médio de resposta do LLM, tokens por segundo, tempo de recuperação RAG, consumo de memória, tempo de transcrição de áudio e tempo de indexação documental</w:t>
      </w:r>
    </w:p>
  </w:comment>
  <w:comment w:id="215" w:author="Sergio Schina" w:date="2026-05-22T17:26:00Z" w:initials="SS">
    <w:p w14:paraId="0101AE7A" w14:textId="77777777" w:rsidR="007D79B3" w:rsidRDefault="007D79B3" w:rsidP="007D79B3">
      <w:pPr>
        <w:pStyle w:val="Textodecomentrio"/>
        <w:jc w:val="left"/>
      </w:pPr>
      <w:r>
        <w:rPr>
          <w:rStyle w:val="Refdecomentrio"/>
        </w:rPr>
        <w:annotationRef/>
      </w:r>
      <w:r>
        <w:t>Demonstrar o resultado dos testes de desempenho também.</w:t>
      </w:r>
    </w:p>
  </w:comment>
  <w:comment w:id="216" w:author="Sergio Schina" w:date="2026-05-22T17:27:00Z" w:initials="SS">
    <w:p w14:paraId="71343A5B" w14:textId="77777777" w:rsidR="009A32F3" w:rsidRDefault="009A32F3" w:rsidP="009A32F3">
      <w:pPr>
        <w:pStyle w:val="Textodecomentrio"/>
        <w:jc w:val="left"/>
      </w:pPr>
      <w:r>
        <w:rPr>
          <w:rStyle w:val="Refdecomentrio"/>
        </w:rPr>
        <w:annotationRef/>
      </w:r>
      <w:r>
        <w:t>o que foi testado? Apenas inicialização? Fluxo completo? Voz? RAG? Agendamento?</w:t>
      </w:r>
    </w:p>
  </w:comment>
  <w:comment w:id="217" w:author="Sergio Schina" w:date="2026-05-22T17:28:00Z" w:initials="SS">
    <w:p w14:paraId="6EE38476" w14:textId="77777777" w:rsidR="00200D8D" w:rsidRDefault="00200D8D" w:rsidP="00200D8D">
      <w:pPr>
        <w:pStyle w:val="Textodecomentrio"/>
        <w:jc w:val="left"/>
      </w:pPr>
      <w:r>
        <w:rPr>
          <w:rStyle w:val="Refdecomentrio"/>
        </w:rPr>
        <w:annotationRef/>
      </w:r>
      <w:r>
        <w:t>"3 GB de conteúdo" é insuficiente como métrica de RAG. Documentos podem variar enormemente. Precisa adicionar os dados:</w:t>
      </w:r>
    </w:p>
    <w:p w14:paraId="295D9E0D" w14:textId="77777777" w:rsidR="00200D8D" w:rsidRDefault="00200D8D" w:rsidP="00200D8D">
      <w:pPr>
        <w:pStyle w:val="Textodecomentrio"/>
        <w:jc w:val="left"/>
      </w:pPr>
    </w:p>
    <w:p w14:paraId="078523E1" w14:textId="77777777" w:rsidR="00200D8D" w:rsidRDefault="00200D8D" w:rsidP="00200D8D">
      <w:pPr>
        <w:pStyle w:val="Textodecomentrio"/>
        <w:jc w:val="left"/>
      </w:pPr>
      <w:r>
        <w:t>número de arquivos;</w:t>
      </w:r>
    </w:p>
    <w:p w14:paraId="19BE2956" w14:textId="77777777" w:rsidR="00200D8D" w:rsidRDefault="00200D8D" w:rsidP="00200D8D">
      <w:pPr>
        <w:pStyle w:val="Textodecomentrio"/>
        <w:jc w:val="left"/>
      </w:pPr>
      <w:r>
        <w:t>formatos;</w:t>
      </w:r>
    </w:p>
    <w:p w14:paraId="2F447D5E" w14:textId="77777777" w:rsidR="00200D8D" w:rsidRDefault="00200D8D" w:rsidP="00200D8D">
      <w:pPr>
        <w:pStyle w:val="Textodecomentrio"/>
        <w:jc w:val="left"/>
      </w:pPr>
      <w:r>
        <w:t>número de páginas;</w:t>
      </w:r>
    </w:p>
    <w:p w14:paraId="718A50AB" w14:textId="77777777" w:rsidR="00200D8D" w:rsidRDefault="00200D8D" w:rsidP="00200D8D">
      <w:pPr>
        <w:pStyle w:val="Textodecomentrio"/>
        <w:jc w:val="left"/>
      </w:pPr>
      <w:r>
        <w:t>número de chunks;</w:t>
      </w:r>
    </w:p>
    <w:p w14:paraId="6245A1EF" w14:textId="77777777" w:rsidR="00200D8D" w:rsidRDefault="00200D8D" w:rsidP="00200D8D">
      <w:pPr>
        <w:pStyle w:val="Textodecomentrio"/>
        <w:jc w:val="left"/>
      </w:pPr>
      <w:r>
        <w:t>tamanho do arquivo de embeddings;</w:t>
      </w:r>
    </w:p>
    <w:p w14:paraId="24624ABB" w14:textId="77777777" w:rsidR="00200D8D" w:rsidRDefault="00200D8D" w:rsidP="00200D8D">
      <w:pPr>
        <w:pStyle w:val="Textodecomentrio"/>
        <w:jc w:val="left"/>
      </w:pPr>
      <w:r>
        <w:t>tempo de conversão Docling;</w:t>
      </w:r>
    </w:p>
    <w:p w14:paraId="69D9B9E7" w14:textId="77777777" w:rsidR="00200D8D" w:rsidRDefault="00200D8D" w:rsidP="00200D8D">
      <w:pPr>
        <w:pStyle w:val="Textodecomentrio"/>
        <w:jc w:val="left"/>
      </w:pPr>
      <w:r>
        <w:t>tempo de indexação;</w:t>
      </w:r>
    </w:p>
    <w:p w14:paraId="70735C9F" w14:textId="77777777" w:rsidR="00200D8D" w:rsidRDefault="00200D8D" w:rsidP="00200D8D">
      <w:pPr>
        <w:pStyle w:val="Textodecomentrio"/>
        <w:jc w:val="left"/>
      </w:pPr>
      <w:r>
        <w:t>memória usada no carregamento.</w:t>
      </w:r>
    </w:p>
  </w:comment>
  <w:comment w:id="220" w:author="Sergio Schina" w:date="2026-05-22T17:30:00Z" w:initials="SS">
    <w:p w14:paraId="20B8419C" w14:textId="77777777" w:rsidR="00006D03" w:rsidRDefault="00006D03" w:rsidP="00006D03">
      <w:pPr>
        <w:pStyle w:val="Textodecomentrio"/>
        <w:jc w:val="left"/>
      </w:pPr>
      <w:r>
        <w:rPr>
          <w:rStyle w:val="Refdecomentrio"/>
        </w:rPr>
        <w:annotationRef/>
      </w:r>
      <w:r>
        <w:t>Onde estão os dados que comprovem este baixo hallucination rate?</w:t>
      </w:r>
    </w:p>
  </w:comment>
  <w:comment w:id="219" w:author="Sergio Schina" w:date="2026-05-22T17:34:00Z" w:initials="SS">
    <w:p w14:paraId="5FF3A6EB" w14:textId="77777777" w:rsidR="00F46153" w:rsidRDefault="00F46153" w:rsidP="00F46153">
      <w:pPr>
        <w:pStyle w:val="Textodecomentrio"/>
        <w:jc w:val="left"/>
      </w:pPr>
      <w:r>
        <w:rPr>
          <w:rStyle w:val="Refdecomentrio"/>
        </w:rPr>
        <w:annotationRef/>
      </w:r>
      <w:r>
        <w:t>Academicamente, este parágrafo precisa ser revisto, ou adicionado os dados que comprovam cada afirmação:</w:t>
      </w:r>
      <w:r>
        <w:br/>
      </w:r>
      <w:r>
        <w:br/>
        <w:t>"..Ganhos de eficiência" sem tempo comparativo.</w:t>
      </w:r>
    </w:p>
    <w:p w14:paraId="21577D09" w14:textId="77777777" w:rsidR="00F46153" w:rsidRDefault="00F46153" w:rsidP="00F46153">
      <w:pPr>
        <w:pStyle w:val="Textodecomentrio"/>
        <w:jc w:val="left"/>
      </w:pPr>
      <w:r>
        <w:t>"..Baixo hallucination rate" sem definição de dados comprobatórios.</w:t>
      </w:r>
    </w:p>
    <w:p w14:paraId="346478D2" w14:textId="77777777" w:rsidR="00F46153" w:rsidRDefault="00F46153" w:rsidP="00F46153">
      <w:pPr>
        <w:pStyle w:val="Textodecomentrio"/>
        <w:jc w:val="left"/>
      </w:pPr>
      <w:r>
        <w:t>"...Operou de forma satisfatória" sem métrica demonstrativa.</w:t>
      </w:r>
    </w:p>
    <w:p w14:paraId="0D7BCCC2" w14:textId="77777777" w:rsidR="00F46153" w:rsidRDefault="00F46153" w:rsidP="00F46153">
      <w:pPr>
        <w:pStyle w:val="Textodecomentrio"/>
        <w:jc w:val="left"/>
      </w:pPr>
      <w:r>
        <w:t>"..Validado com sucesso" sem critério de aceite, quantos decibéis seria o padrão e o adequado?</w:t>
      </w:r>
    </w:p>
    <w:p w14:paraId="064AFFF2" w14:textId="77777777" w:rsidR="00F46153" w:rsidRDefault="00F46153" w:rsidP="00F46153">
      <w:pPr>
        <w:pStyle w:val="Textodecomentrio"/>
        <w:jc w:val="left"/>
      </w:pPr>
      <w:r>
        <w:t>"..Condições acústicas típicas" sem medição de ruído.</w:t>
      </w:r>
    </w:p>
  </w:comment>
  <w:comment w:id="221" w:author="Sergio Schina" w:date="2026-05-24T21:06:00Z" w:initials="SS">
    <w:p w14:paraId="4310891D" w14:textId="77777777" w:rsidR="00CC7FF2" w:rsidRDefault="00CC7FF2" w:rsidP="00CC7FF2">
      <w:pPr>
        <w:pStyle w:val="Textodecomentrio"/>
        <w:jc w:val="left"/>
      </w:pPr>
      <w:r>
        <w:rPr>
          <w:rStyle w:val="Refdecomentrio"/>
        </w:rPr>
        <w:annotationRef/>
      </w:r>
      <w:r>
        <w:t>Sugestão de adaptação do texto:</w:t>
      </w:r>
      <w:r>
        <w:br/>
      </w:r>
      <w:r>
        <w:br/>
        <w:t>"...O estudo de caso constituiu uma avaliação exploratória de viabilidade, conduzida com seis usuários em cenário controlado. Os resultados permitiram observar a execução dos fluxos principais de consulta documental e solicitação de reservas, mas não são suficientes para generalizar desempenho, disponibilidade, acessibilidade ou taxa de alucinação em ambientes acadêmicos de maior escala."</w:t>
      </w:r>
    </w:p>
  </w:comment>
  <w:comment w:id="223" w:author="Sergio Schina" w:date="2026-05-22T17:44:00Z" w:initials="SS">
    <w:p w14:paraId="67BF2B09" w14:textId="77777777" w:rsidR="005D510D" w:rsidRDefault="005D510D" w:rsidP="005D510D">
      <w:pPr>
        <w:pStyle w:val="Textodecomentrio"/>
        <w:jc w:val="left"/>
      </w:pPr>
      <w:r>
        <w:rPr>
          <w:rStyle w:val="Refdecomentrio"/>
        </w:rPr>
        <w:annotationRef/>
      </w:r>
      <w:r>
        <w:t>Aqui cabe avaliar a alteração da afirmação.</w:t>
      </w:r>
      <w:r>
        <w:br/>
      </w:r>
      <w:r>
        <w:br/>
        <w:t>Sugestão:</w:t>
      </w:r>
      <w:r>
        <w:br/>
      </w:r>
      <w:r>
        <w:br/>
        <w:t>"O trabalho demonstrou a viabilidade inicial de um protótipo local..."</w:t>
      </w:r>
    </w:p>
  </w:comment>
  <w:comment w:id="224" w:author="Sergio Schina" w:date="2026-05-23T00:32:00Z" w:initials="SS">
    <w:p w14:paraId="5784E4EC" w14:textId="77777777" w:rsidR="006952B9" w:rsidRDefault="006952B9" w:rsidP="006952B9">
      <w:pPr>
        <w:pStyle w:val="Textodecomentrio"/>
        <w:jc w:val="left"/>
      </w:pPr>
      <w:r>
        <w:rPr>
          <w:rStyle w:val="Refdecomentrio"/>
        </w:rPr>
        <w:annotationRef/>
      </w:r>
      <w:r>
        <w:t>A contribuição open source e uma otima contribuição, mas "qualquer instituição" é exagero. Nem toda instituição terá equipe técnica, infraestrutura ou política de governança para operar LLM local.</w:t>
      </w:r>
    </w:p>
  </w:comment>
  <w:comment w:id="225" w:author="Sergio Schina" w:date="2026-05-23T00:33:00Z" w:initials="SS">
    <w:p w14:paraId="4D0AAECA" w14:textId="77777777" w:rsidR="000125D4" w:rsidRDefault="000125D4" w:rsidP="000125D4">
      <w:pPr>
        <w:pStyle w:val="Textodecomentrio"/>
        <w:jc w:val="left"/>
      </w:pPr>
      <w:r>
        <w:rPr>
          <w:rStyle w:val="Refdecomentrio"/>
        </w:rPr>
        <w:annotationRef/>
      </w:r>
      <w:r>
        <w:t>"Superando os usos comerciais mais difundidos" é retórico não combina com TCC, deve-se remover.</w:t>
      </w:r>
    </w:p>
    <w:p w14:paraId="5BDDCA22" w14:textId="77777777" w:rsidR="000125D4" w:rsidRDefault="000125D4" w:rsidP="000125D4">
      <w:pPr>
        <w:pStyle w:val="Textodecomentrio"/>
        <w:jc w:val="left"/>
      </w:pPr>
      <w:r>
        <w:t xml:space="preserve"> O trabalho não precisa competir retoricamente com ferramentas comerciais; precisa demonstrar valor no caso institucional.</w:t>
      </w:r>
    </w:p>
  </w:comment>
  <w:comment w:id="226" w:author="Sergio Schina" w:date="2026-05-23T00:54:00Z" w:initials="SS">
    <w:p w14:paraId="76C182E0" w14:textId="77777777" w:rsidR="00B13095" w:rsidRDefault="00B13095" w:rsidP="00B13095">
      <w:pPr>
        <w:pStyle w:val="Textodecomentrio"/>
        <w:jc w:val="left"/>
      </w:pPr>
      <w:r>
        <w:rPr>
          <w:rStyle w:val="Refdecomentrio"/>
        </w:rPr>
        <w:annotationRef/>
      </w:r>
      <w:r>
        <w:t>"anomalias nas interações" deve ser substituído por falhas concretas: respostas incorretas, baixa recuperação, timeout, erro de tool calling, conflito de reserva, erro de ASR.</w:t>
      </w:r>
    </w:p>
  </w:comment>
  <w:comment w:id="227" w:author="Sergio Schina" w:date="2026-05-23T00:55:00Z" w:initials="SS">
    <w:p w14:paraId="4C478830" w14:textId="77777777" w:rsidR="003B5926" w:rsidRDefault="003B5926" w:rsidP="003B5926">
      <w:pPr>
        <w:pStyle w:val="Textodecomentrio"/>
        <w:jc w:val="left"/>
      </w:pPr>
      <w:r>
        <w:rPr>
          <w:rStyle w:val="Refdecomentrio"/>
        </w:rPr>
        <w:annotationRef/>
      </w:r>
      <w:r>
        <w:t>A limitação não é apenas o LLM 3B; envolve embedding, chunking, busca linear, ausência de reranking e controle documental.</w:t>
      </w:r>
    </w:p>
  </w:comment>
  <w:comment w:id="228" w:author="Sergio Schina" w:date="2026-05-23T00:59:00Z" w:initials="SS">
    <w:p w14:paraId="5A129852" w14:textId="77777777" w:rsidR="004844DA" w:rsidRDefault="004844DA" w:rsidP="004844DA">
      <w:pPr>
        <w:pStyle w:val="Textodecomentrio"/>
        <w:jc w:val="left"/>
      </w:pPr>
      <w:r>
        <w:rPr>
          <w:rStyle w:val="Refdecomentrio"/>
        </w:rPr>
        <w:annotationRef/>
      </w:r>
      <w:r>
        <w:t>Trocar LLM por modelo maior não resolve sozinho problemas de RAG e segurança.</w:t>
      </w:r>
    </w:p>
  </w:comment>
  <w:comment w:id="229" w:author="Sergio Schina" w:date="2026-05-23T01:01:00Z" w:initials="SS">
    <w:p w14:paraId="75D76400" w14:textId="77777777" w:rsidR="00D05765" w:rsidRDefault="00D05765" w:rsidP="00D05765">
      <w:pPr>
        <w:pStyle w:val="Textodecomentrio"/>
        <w:jc w:val="left"/>
      </w:pPr>
      <w:r>
        <w:rPr>
          <w:rStyle w:val="Refdecomentrio"/>
        </w:rPr>
        <w:annotationRef/>
      </w:r>
      <w:r>
        <w:t>Vou colocar algumas sugestões de trabalhos futuros que poderia ser colocados aqui na pesquisa que eu fiz sobre sistemas que usam RAG:</w:t>
      </w:r>
    </w:p>
    <w:p w14:paraId="63244763" w14:textId="77777777" w:rsidR="00D05765" w:rsidRDefault="00D05765" w:rsidP="00D05765">
      <w:pPr>
        <w:pStyle w:val="Textodecomentrio"/>
        <w:jc w:val="left"/>
      </w:pPr>
    </w:p>
    <w:p w14:paraId="01D396AE" w14:textId="77777777" w:rsidR="00D05765" w:rsidRDefault="00D05765" w:rsidP="00D05765">
      <w:pPr>
        <w:pStyle w:val="Textodecomentrio"/>
        <w:jc w:val="left"/>
      </w:pPr>
      <w:r>
        <w:t>-avaliação de segurança contra prompt injection;</w:t>
      </w:r>
    </w:p>
    <w:p w14:paraId="2D485266" w14:textId="77777777" w:rsidR="00D05765" w:rsidRDefault="00D05765" w:rsidP="00D05765">
      <w:pPr>
        <w:pStyle w:val="Textodecomentrio"/>
        <w:jc w:val="left"/>
      </w:pPr>
      <w:r>
        <w:t>-controle de acesso por documento;</w:t>
      </w:r>
    </w:p>
    <w:p w14:paraId="4A8DEDF2" w14:textId="77777777" w:rsidR="00D05765" w:rsidRDefault="00D05765" w:rsidP="00D05765">
      <w:pPr>
        <w:pStyle w:val="Textodecomentrio"/>
        <w:jc w:val="left"/>
      </w:pPr>
      <w:r>
        <w:t>-avaliação com usuários com deficiência;</w:t>
      </w:r>
    </w:p>
    <w:p w14:paraId="41EE340E" w14:textId="77777777" w:rsidR="00D05765" w:rsidRDefault="00D05765" w:rsidP="00D05765">
      <w:pPr>
        <w:pStyle w:val="Textodecomentrio"/>
        <w:jc w:val="left"/>
      </w:pPr>
      <w:r>
        <w:t>-migração opcional para PostgreSQL/pgvector;</w:t>
      </w:r>
    </w:p>
    <w:p w14:paraId="6A4FE070" w14:textId="77777777" w:rsidR="00D05765" w:rsidRDefault="00D05765" w:rsidP="00D05765">
      <w:pPr>
        <w:pStyle w:val="Textodecomentrio"/>
        <w:jc w:val="left"/>
      </w:pPr>
      <w:r>
        <w:t>-avaliação de embeddings em português;</w:t>
      </w:r>
    </w:p>
    <w:p w14:paraId="0A3841D8" w14:textId="77777777" w:rsidR="00D05765" w:rsidRDefault="00D05765" w:rsidP="00D05765">
      <w:pPr>
        <w:pStyle w:val="Textodecomentrio"/>
        <w:jc w:val="left"/>
      </w:pPr>
      <w:r>
        <w:t>-observabilidade e auditoria.</w:t>
      </w:r>
    </w:p>
  </w:comment>
  <w:comment w:id="231" w:author="Sergio Schina" w:date="2026-05-23T01:02:00Z" w:initials="SS">
    <w:p w14:paraId="24C47013" w14:textId="77777777" w:rsidR="004373EF" w:rsidRDefault="004373EF" w:rsidP="004373EF">
      <w:pPr>
        <w:pStyle w:val="Textodecomentrio"/>
        <w:jc w:val="left"/>
      </w:pPr>
      <w:r>
        <w:rPr>
          <w:rStyle w:val="Refdecomentrio"/>
        </w:rPr>
        <w:annotationRef/>
      </w:r>
      <w:r>
        <w:t>Inserir referências normativas: LGPD, OWASP Top 10 for LLM Applications, WCAG, ISO/IEC 25010 e ISO/IEC/IEEE 29148.</w:t>
      </w:r>
    </w:p>
  </w:comment>
  <w:comment w:id="232" w:author="Sergio Schina" w:date="2026-05-23T01:03:00Z" w:initials="SS">
    <w:p w14:paraId="3E2542F1" w14:textId="77777777" w:rsidR="00707DFE" w:rsidRDefault="00707DFE" w:rsidP="00707DFE">
      <w:pPr>
        <w:pStyle w:val="Textodecomentrio"/>
        <w:jc w:val="left"/>
      </w:pPr>
      <w:r>
        <w:rPr>
          <w:rStyle w:val="Refdecomentrio"/>
        </w:rPr>
        <w:annotationRef/>
      </w:r>
      <w:r>
        <w:t>E claro, citar no texto elas, se não não deve-se colocar como referencia</w:t>
      </w:r>
    </w:p>
  </w:comment>
  <w:comment w:id="233" w:author="Sergio Schina" w:date="2026-05-23T01:03:00Z" w:initials="SS">
    <w:p w14:paraId="738BA2B7" w14:textId="77777777" w:rsidR="005426DC" w:rsidRDefault="005426DC" w:rsidP="005426DC">
      <w:pPr>
        <w:pStyle w:val="Textodecomentrio"/>
        <w:jc w:val="left"/>
      </w:pPr>
      <w:r>
        <w:rPr>
          <w:rStyle w:val="Refdecomentrio"/>
        </w:rPr>
        <w:annotationRef/>
      </w:r>
      <w:r>
        <w:t>A sequencia das referencias, precisa ser exatamente na mesma ordem que elas são citadas no texto.</w:t>
      </w:r>
    </w:p>
  </w:comment>
  <w:comment w:id="237" w:author="Sergio Schina" w:date="2026-05-23T01:07:00Z" w:initials="SS">
    <w:p w14:paraId="324BF554" w14:textId="77777777" w:rsidR="00861C66" w:rsidRDefault="00861C66" w:rsidP="00861C66">
      <w:pPr>
        <w:pStyle w:val="Textodecomentrio"/>
        <w:jc w:val="left"/>
      </w:pPr>
      <w:r>
        <w:rPr>
          <w:rStyle w:val="Refdecomentrio"/>
        </w:rPr>
        <w:annotationRef/>
      </w:r>
      <w:r>
        <w:t>Será necessário criar um caso de uso para cada RF.</w:t>
      </w:r>
    </w:p>
  </w:comment>
  <w:comment w:id="238" w:author="Sergio Schina" w:date="2026-05-23T01:06:00Z" w:initials="SS">
    <w:p w14:paraId="141C0478" w14:textId="77777777" w:rsidR="00E95808" w:rsidRDefault="00E95808" w:rsidP="00E95808">
      <w:pPr>
        <w:pStyle w:val="Textodecomentrio"/>
        <w:jc w:val="left"/>
      </w:pPr>
      <w:r>
        <w:rPr>
          <w:rStyle w:val="Refdecomentrio"/>
        </w:rPr>
        <w:annotationRef/>
      </w:r>
      <w:r>
        <w:t>definir política de senha, expiração do JWT, armazenamento seguro do refresh token e tratamento de erro.</w:t>
      </w:r>
    </w:p>
  </w:comment>
  <w:comment w:id="239" w:author="Sergio Schina" w:date="2026-05-23T01:07:00Z" w:initials="SS">
    <w:p w14:paraId="2DD6B216" w14:textId="77777777" w:rsidR="00A6218F" w:rsidRDefault="00A6218F" w:rsidP="00A6218F">
      <w:pPr>
        <w:pStyle w:val="Textodecomentrio"/>
        <w:jc w:val="left"/>
      </w:pPr>
      <w:r>
        <w:rPr>
          <w:rStyle w:val="Refdecomentrio"/>
        </w:rPr>
        <w:annotationRef/>
      </w:r>
      <w:r>
        <w:t>apresentar matriz RBAC</w:t>
      </w:r>
    </w:p>
  </w:comment>
  <w:comment w:id="240" w:author="Sergio Schina" w:date="2026-05-23T01:08:00Z" w:initials="SS">
    <w:p w14:paraId="2B427C76" w14:textId="77777777" w:rsidR="00CF1451" w:rsidRDefault="00CF1451" w:rsidP="00CF1451">
      <w:pPr>
        <w:pStyle w:val="Textodecomentrio"/>
        <w:jc w:val="left"/>
      </w:pPr>
      <w:r>
        <w:rPr>
          <w:rStyle w:val="Refdecomentrio"/>
        </w:rPr>
        <w:annotationRef/>
      </w:r>
      <w:r>
        <w:t>explicar revogação real de refresh token.</w:t>
      </w:r>
    </w:p>
  </w:comment>
  <w:comment w:id="241" w:author="Sergio Schina" w:date="2026-05-23T01:08:00Z" w:initials="SS">
    <w:p w14:paraId="5CCF703B" w14:textId="77777777" w:rsidR="006E63AE" w:rsidRDefault="006E63AE" w:rsidP="006E63AE">
      <w:pPr>
        <w:pStyle w:val="Textodecomentrio"/>
        <w:jc w:val="left"/>
      </w:pPr>
      <w:r>
        <w:rPr>
          <w:rStyle w:val="Refdecomentrio"/>
        </w:rPr>
        <w:annotationRef/>
      </w:r>
      <w:r>
        <w:t xml:space="preserve"> informar tempo de bloqueio e estratégia contra enumeração de usuários.</w:t>
      </w:r>
    </w:p>
  </w:comment>
  <w:comment w:id="242" w:author="Sergio Schina" w:date="2026-05-23T01:09:00Z" w:initials="SS">
    <w:p w14:paraId="6D1A3B21" w14:textId="77777777" w:rsidR="00B734ED" w:rsidRDefault="00B734ED" w:rsidP="00B734ED">
      <w:pPr>
        <w:pStyle w:val="Textodecomentrio"/>
        <w:jc w:val="left"/>
      </w:pPr>
      <w:r>
        <w:rPr>
          <w:rStyle w:val="Refdecomentrio"/>
        </w:rPr>
        <w:annotationRef/>
      </w:r>
      <w:r>
        <w:t>como é futuro, talvez mover para trabalhos futuros ou marcar claramente como fora do escopo implementado.</w:t>
      </w:r>
    </w:p>
  </w:comment>
  <w:comment w:id="243" w:author="Sergio Schina" w:date="2026-05-23T01:12:00Z" w:initials="SS">
    <w:p w14:paraId="33F2DB11" w14:textId="77777777" w:rsidR="007C1F24" w:rsidRDefault="007C1F24" w:rsidP="007C1F24">
      <w:pPr>
        <w:pStyle w:val="Textodecomentrio"/>
        <w:jc w:val="left"/>
      </w:pPr>
      <w:r>
        <w:rPr>
          <w:rStyle w:val="Refdecomentrio"/>
        </w:rPr>
        <w:annotationRef/>
      </w:r>
      <w:r>
        <w:t>RF07 é detalhe de interface, não requisito essencial de negócio. Sugestão para reescrever:</w:t>
      </w:r>
    </w:p>
    <w:p w14:paraId="06CAF744" w14:textId="77777777" w:rsidR="007C1F24" w:rsidRDefault="007C1F24" w:rsidP="007C1F24">
      <w:pPr>
        <w:pStyle w:val="Textodecomentrio"/>
        <w:jc w:val="left"/>
      </w:pPr>
    </w:p>
    <w:p w14:paraId="339B0CA1" w14:textId="77777777" w:rsidR="007C1F24" w:rsidRDefault="007C1F24" w:rsidP="007C1F24">
      <w:pPr>
        <w:pStyle w:val="Textodecomentrio"/>
        <w:jc w:val="left"/>
      </w:pPr>
      <w:r>
        <w:t>"O sistema deve disponibilizar painel correspondente ao papel do usuário autenticado"</w:t>
      </w:r>
    </w:p>
  </w:comment>
  <w:comment w:id="244" w:author="Sergio Schina" w:date="2026-05-23T01:12:00Z" w:initials="SS">
    <w:p w14:paraId="0DFB43A7" w14:textId="77777777" w:rsidR="00ED2747" w:rsidRDefault="00ED2747" w:rsidP="00ED2747">
      <w:pPr>
        <w:pStyle w:val="Textodecomentrio"/>
        <w:jc w:val="left"/>
      </w:pPr>
      <w:r>
        <w:rPr>
          <w:rStyle w:val="Refdecomentrio"/>
        </w:rPr>
        <w:annotationRef/>
      </w:r>
      <w:r>
        <w:t>RF08 precisa considerar segurança para troca de senha.</w:t>
      </w:r>
    </w:p>
  </w:comment>
  <w:comment w:id="245" w:author="Sergio Schina" w:date="2026-05-23T01:12:00Z" w:initials="SS">
    <w:p w14:paraId="4FE9FECC" w14:textId="77777777" w:rsidR="00162690" w:rsidRDefault="00162690" w:rsidP="00162690">
      <w:pPr>
        <w:pStyle w:val="Textodecomentrio"/>
        <w:jc w:val="left"/>
      </w:pPr>
      <w:r>
        <w:rPr>
          <w:rStyle w:val="Refdecomentrio"/>
        </w:rPr>
        <w:annotationRef/>
      </w:r>
      <w:r>
        <w:t>RF09 deve dizer se histórico de atividades inclui chat, reservas, aprovações e logs de autenticação.</w:t>
      </w:r>
    </w:p>
  </w:comment>
  <w:comment w:id="246" w:author="Sergio Schina" w:date="2026-05-23T01:13:00Z" w:initials="SS">
    <w:p w14:paraId="099FB89C" w14:textId="77777777" w:rsidR="005422C9" w:rsidRDefault="005422C9" w:rsidP="005422C9">
      <w:pPr>
        <w:pStyle w:val="Textodecomentrio"/>
        <w:jc w:val="left"/>
      </w:pPr>
      <w:r>
        <w:rPr>
          <w:rStyle w:val="Refdecomentrio"/>
        </w:rPr>
        <w:annotationRef/>
      </w:r>
      <w:r>
        <w:t>menciona "Gatekeeper", mas o termo não é explicado no corpo do trabalho. Deve-se definir o que é de fato ou remover.</w:t>
      </w:r>
    </w:p>
  </w:comment>
  <w:comment w:id="247" w:author="Sergio Schina" w:date="2026-05-23T01:14:00Z" w:initials="SS">
    <w:p w14:paraId="10634B6A" w14:textId="77777777" w:rsidR="00604044" w:rsidRDefault="00604044" w:rsidP="00604044">
      <w:pPr>
        <w:pStyle w:val="Textodecomentrio"/>
        <w:jc w:val="left"/>
      </w:pPr>
      <w:r>
        <w:rPr>
          <w:rStyle w:val="Refdecomentrio"/>
        </w:rPr>
        <w:annotationRef/>
      </w:r>
      <w:r>
        <w:t>deve indicar navegadores compatíveis e fallback textual.</w:t>
      </w:r>
    </w:p>
  </w:comment>
  <w:comment w:id="249" w:author="Sergio Schina" w:date="2026-05-23T01:16:00Z" w:initials="SS">
    <w:p w14:paraId="34421A34" w14:textId="77777777" w:rsidR="00C32589" w:rsidRDefault="00C32589" w:rsidP="00C32589">
      <w:pPr>
        <w:pStyle w:val="Textodecomentrio"/>
        <w:jc w:val="left"/>
      </w:pPr>
      <w:r>
        <w:rPr>
          <w:rStyle w:val="Refdecomentrio"/>
        </w:rPr>
        <w:annotationRef/>
      </w:r>
      <w:r>
        <w:t>a descrição fala Administradores, ator está Professor. Corrigir.</w:t>
      </w:r>
    </w:p>
  </w:comment>
  <w:comment w:id="250" w:author="Sergio Schina" w:date="2026-05-23T01:17:00Z" w:initials="SS">
    <w:p w14:paraId="3EA9A9B1" w14:textId="77777777" w:rsidR="00C4154C" w:rsidRDefault="00C4154C" w:rsidP="00C4154C">
      <w:pPr>
        <w:pStyle w:val="Textodecomentrio"/>
        <w:jc w:val="left"/>
      </w:pPr>
      <w:r>
        <w:rPr>
          <w:rStyle w:val="Refdecomentrio"/>
        </w:rPr>
        <w:annotationRef/>
      </w:r>
      <w:r>
        <w:t>deveria ser essencial, não importante. Impedir sobreposição é requisito central de reservas.</w:t>
      </w:r>
    </w:p>
  </w:comment>
  <w:comment w:id="251" w:author="Sergio Schina" w:date="2026-05-23T01:19:00Z" w:initials="SS">
    <w:p w14:paraId="18A19DC4" w14:textId="77777777" w:rsidR="00184408" w:rsidRDefault="00184408" w:rsidP="00184408">
      <w:pPr>
        <w:pStyle w:val="Textodecomentrio"/>
        <w:jc w:val="left"/>
      </w:pPr>
      <w:r>
        <w:rPr>
          <w:rStyle w:val="Refdecomentrio"/>
        </w:rPr>
        <w:annotationRef/>
      </w:r>
      <w:r>
        <w:t>está sem ator</w:t>
      </w:r>
    </w:p>
  </w:comment>
  <w:comment w:id="253" w:author="Sergio Schina" w:date="2026-05-24T20:42:00Z" w:initials="SS">
    <w:p w14:paraId="086AD7D2" w14:textId="77777777" w:rsidR="009B3595" w:rsidRDefault="009B3595" w:rsidP="009B3595">
      <w:pPr>
        <w:pStyle w:val="Textodecomentrio"/>
        <w:jc w:val="left"/>
      </w:pPr>
      <w:r>
        <w:rPr>
          <w:rStyle w:val="Refdecomentrio"/>
        </w:rPr>
        <w:annotationRef/>
      </w:r>
      <w:r>
        <w:t>RNF03 é especialmente crítico: top-k em 300 ms para 10.000 documentos com busca linear em JSON precisa ser comprovado. Se não foi medido, reduzir escopo ou classificar como requisito futuro.</w:t>
      </w:r>
    </w:p>
  </w:comment>
  <w:comment w:id="254" w:author="Sergio Schina" w:date="2026-05-24T20:44:00Z" w:initials="SS">
    <w:p w14:paraId="3884F404" w14:textId="77777777" w:rsidR="00856ABC" w:rsidRDefault="00856ABC" w:rsidP="00856ABC">
      <w:pPr>
        <w:pStyle w:val="Textodecomentrio"/>
        <w:jc w:val="left"/>
      </w:pPr>
      <w:r>
        <w:rPr>
          <w:rStyle w:val="Refdecomentrio"/>
        </w:rPr>
        <w:annotationRef/>
      </w:r>
      <w:r>
        <w:t>DO RFN05 até o RNF10 faltam requisitos de segurança para IA:</w:t>
      </w:r>
    </w:p>
    <w:p w14:paraId="5F920F46" w14:textId="77777777" w:rsidR="00856ABC" w:rsidRDefault="00856ABC" w:rsidP="00856ABC">
      <w:pPr>
        <w:pStyle w:val="Textodecomentrio"/>
        <w:jc w:val="left"/>
      </w:pPr>
    </w:p>
    <w:p w14:paraId="0160D7C3" w14:textId="77777777" w:rsidR="00856ABC" w:rsidRDefault="00856ABC" w:rsidP="00856ABC">
      <w:pPr>
        <w:pStyle w:val="Textodecomentrio"/>
        <w:jc w:val="left"/>
      </w:pPr>
      <w:r>
        <w:t>-proteção contra prompt injection;</w:t>
      </w:r>
    </w:p>
    <w:p w14:paraId="7B41F375" w14:textId="77777777" w:rsidR="00856ABC" w:rsidRDefault="00856ABC" w:rsidP="00856ABC">
      <w:pPr>
        <w:pStyle w:val="Textodecomentrio"/>
        <w:jc w:val="left"/>
      </w:pPr>
      <w:r>
        <w:t>-validação determinística de tool calls;</w:t>
      </w:r>
    </w:p>
    <w:p w14:paraId="2C25C25F" w14:textId="77777777" w:rsidR="00856ABC" w:rsidRDefault="00856ABC" w:rsidP="00856ABC">
      <w:pPr>
        <w:pStyle w:val="Textodecomentrio"/>
        <w:jc w:val="left"/>
      </w:pPr>
      <w:r>
        <w:t>-bloqueio de ações perigosas;</w:t>
      </w:r>
    </w:p>
    <w:p w14:paraId="3F9E870F" w14:textId="77777777" w:rsidR="00856ABC" w:rsidRDefault="00856ABC" w:rsidP="00856ABC">
      <w:pPr>
        <w:pStyle w:val="Textodecomentrio"/>
        <w:jc w:val="left"/>
      </w:pPr>
      <w:r>
        <w:t>-controle de acesso por documento no RAG;</w:t>
      </w:r>
    </w:p>
    <w:p w14:paraId="3FB02E67" w14:textId="77777777" w:rsidR="00856ABC" w:rsidRDefault="00856ABC" w:rsidP="00856ABC">
      <w:pPr>
        <w:pStyle w:val="Textodecomentrio"/>
        <w:jc w:val="left"/>
      </w:pPr>
      <w:r>
        <w:t>-auditoria de prompts e ferramentas;</w:t>
      </w:r>
    </w:p>
    <w:p w14:paraId="64F10B18" w14:textId="77777777" w:rsidR="00856ABC" w:rsidRDefault="00856ABC" w:rsidP="00856ABC">
      <w:pPr>
        <w:pStyle w:val="Textodecomentrio"/>
        <w:jc w:val="left"/>
      </w:pPr>
      <w:r>
        <w:t>-sanitização de saída do modelo;</w:t>
      </w:r>
    </w:p>
    <w:p w14:paraId="0E438438" w14:textId="77777777" w:rsidR="00856ABC" w:rsidRDefault="00856ABC" w:rsidP="00856ABC">
      <w:pPr>
        <w:pStyle w:val="Textodecomentrio"/>
        <w:jc w:val="left"/>
      </w:pPr>
      <w:r>
        <w:t>-limitação de autonomia do LLM;</w:t>
      </w:r>
    </w:p>
    <w:p w14:paraId="0D82C89B" w14:textId="77777777" w:rsidR="00856ABC" w:rsidRDefault="00856ABC" w:rsidP="00856ABC">
      <w:pPr>
        <w:pStyle w:val="Textodecomentrio"/>
        <w:jc w:val="left"/>
      </w:pPr>
      <w:r>
        <w:t>-política contra vazamento de dados pessoais.</w:t>
      </w:r>
    </w:p>
  </w:comment>
  <w:comment w:id="255" w:author="Sergio Schina" w:date="2026-05-24T20:45:00Z" w:initials="SS">
    <w:p w14:paraId="34716501" w14:textId="77777777" w:rsidR="00C1634A" w:rsidRDefault="00C1634A" w:rsidP="00C1634A">
      <w:pPr>
        <w:pStyle w:val="Textodecomentrio"/>
        <w:jc w:val="left"/>
      </w:pPr>
      <w:r>
        <w:rPr>
          <w:rStyle w:val="Refdecomentrio"/>
        </w:rPr>
        <w:annotationRef/>
      </w:r>
      <w:r>
        <w:t>WCAG AA exige checklist e testes, não apenas declaração. Como há foco em voz, acredito que seria legal incluir:</w:t>
      </w:r>
    </w:p>
    <w:p w14:paraId="7D3CB459" w14:textId="77777777" w:rsidR="00C1634A" w:rsidRDefault="00C1634A" w:rsidP="00C1634A">
      <w:pPr>
        <w:pStyle w:val="Textodecomentrio"/>
        <w:jc w:val="left"/>
      </w:pPr>
    </w:p>
    <w:p w14:paraId="1CDFA422" w14:textId="77777777" w:rsidR="00C1634A" w:rsidRDefault="00C1634A" w:rsidP="00C1634A">
      <w:pPr>
        <w:pStyle w:val="Textodecomentrio"/>
        <w:jc w:val="left"/>
      </w:pPr>
      <w:r>
        <w:t>fallback textual;</w:t>
      </w:r>
    </w:p>
    <w:p w14:paraId="4AA8721C" w14:textId="77777777" w:rsidR="00C1634A" w:rsidRDefault="00C1634A" w:rsidP="00C1634A">
      <w:pPr>
        <w:pStyle w:val="Textodecomentrio"/>
        <w:jc w:val="left"/>
      </w:pPr>
      <w:r>
        <w:t>legendas/transcrição;</w:t>
      </w:r>
    </w:p>
    <w:p w14:paraId="3B2E7A22" w14:textId="77777777" w:rsidR="00C1634A" w:rsidRDefault="00C1634A" w:rsidP="00C1634A">
      <w:pPr>
        <w:pStyle w:val="Textodecomentrio"/>
        <w:jc w:val="left"/>
      </w:pPr>
      <w:r>
        <w:t>navegação por teclado;</w:t>
      </w:r>
    </w:p>
    <w:p w14:paraId="01103BA7" w14:textId="77777777" w:rsidR="00C1634A" w:rsidRDefault="00C1634A" w:rsidP="00C1634A">
      <w:pPr>
        <w:pStyle w:val="Textodecomentrio"/>
        <w:jc w:val="left"/>
      </w:pPr>
      <w:r>
        <w:t>leitores de tela;</w:t>
      </w:r>
    </w:p>
    <w:p w14:paraId="66CD2C37" w14:textId="77777777" w:rsidR="00C1634A" w:rsidRDefault="00C1634A" w:rsidP="00C1634A">
      <w:pPr>
        <w:pStyle w:val="Textodecomentrio"/>
        <w:jc w:val="left"/>
      </w:pPr>
      <w:r>
        <w:t>foco visível;</w:t>
      </w:r>
    </w:p>
    <w:p w14:paraId="676945F7" w14:textId="77777777" w:rsidR="00C1634A" w:rsidRDefault="00C1634A" w:rsidP="00C1634A">
      <w:pPr>
        <w:pStyle w:val="Textodecomentrio"/>
        <w:jc w:val="left"/>
      </w:pPr>
      <w:r>
        <w:t>mensagens de erro acessíveis.</w:t>
      </w:r>
    </w:p>
  </w:comment>
  <w:comment w:id="256" w:author="Sergio Schina" w:date="2026-05-24T20:47:00Z" w:initials="SS">
    <w:p w14:paraId="37ADCAA2" w14:textId="77777777" w:rsidR="00D54D3B" w:rsidRDefault="00D54D3B" w:rsidP="00D54D3B">
      <w:pPr>
        <w:pStyle w:val="Textodecomentrio"/>
        <w:jc w:val="left"/>
      </w:pPr>
      <w:r>
        <w:rPr>
          <w:rStyle w:val="Refdecomentrio"/>
        </w:rPr>
        <w:annotationRef/>
      </w:r>
      <w:r>
        <w:t xml:space="preserve"> 99% de disponibilidade precisa de monitoramento e cálculo. Em horário letivo de segunda a sexta, 07h-23h, isso equivale a um limite de indisponibilidade que deve ser explicitado.</w:t>
      </w:r>
    </w:p>
    <w:p w14:paraId="21438CCF" w14:textId="77777777" w:rsidR="00D54D3B" w:rsidRDefault="00D54D3B" w:rsidP="00D54D3B">
      <w:pPr>
        <w:pStyle w:val="Textodecomentrio"/>
        <w:jc w:val="left"/>
      </w:pPr>
    </w:p>
    <w:p w14:paraId="25FB8111" w14:textId="77777777" w:rsidR="00D54D3B" w:rsidRDefault="00D54D3B" w:rsidP="00D54D3B">
      <w:pPr>
        <w:pStyle w:val="Textodecomentrio"/>
        <w:jc w:val="left"/>
      </w:pPr>
    </w:p>
  </w:comment>
  <w:comment w:id="257" w:author="Sergio Schina" w:date="2026-05-24T20:48:00Z" w:initials="SS">
    <w:p w14:paraId="69391B4D" w14:textId="77777777" w:rsidR="00D54D3B" w:rsidRDefault="00D54D3B" w:rsidP="00D54D3B">
      <w:pPr>
        <w:pStyle w:val="Textodecomentrio"/>
        <w:jc w:val="left"/>
      </w:pPr>
      <w:r>
        <w:rPr>
          <w:rStyle w:val="Refdecomentrio"/>
        </w:rPr>
        <w:annotationRef/>
      </w:r>
      <w:r>
        <w:t>Aqui é importante, backup de SQLite precisa de procedimento seguro. Copiar arquivo em uso pode ser problemático se não houver estratégia adequada.</w:t>
      </w:r>
    </w:p>
  </w:comment>
  <w:comment w:id="258" w:author="Sergio Schina" w:date="2026-05-24T20:49:00Z" w:initials="SS">
    <w:p w14:paraId="66767698" w14:textId="77777777" w:rsidR="00724B3B" w:rsidRDefault="00724B3B" w:rsidP="00724B3B">
      <w:pPr>
        <w:pStyle w:val="Textodecomentrio"/>
        <w:jc w:val="left"/>
      </w:pPr>
      <w:r>
        <w:rPr>
          <w:rStyle w:val="Refdecomentrio"/>
        </w:rPr>
        <w:annotationRef/>
      </w:r>
      <w:r>
        <w:t>RNF21 exige Docker Compose, mas o texto principal não explica empacotamento, containers, volumes, rede ou variáveis.</w:t>
      </w:r>
    </w:p>
  </w:comment>
  <w:comment w:id="259" w:author="Sergio Schina" w:date="2026-05-24T20:50:00Z" w:initials="SS">
    <w:p w14:paraId="2F768ECF" w14:textId="77777777" w:rsidR="00C96B3F" w:rsidRDefault="00C96B3F" w:rsidP="00C96B3F">
      <w:pPr>
        <w:pStyle w:val="Textodecomentrio"/>
        <w:jc w:val="left"/>
      </w:pPr>
      <w:r>
        <w:rPr>
          <w:rStyle w:val="Refdecomentrio"/>
        </w:rPr>
        <w:annotationRef/>
      </w:r>
      <w:r>
        <w:t xml:space="preserve">RNF23 a RNF26: </w:t>
      </w:r>
    </w:p>
    <w:p w14:paraId="7251691F" w14:textId="77777777" w:rsidR="00C96B3F" w:rsidRDefault="00C96B3F" w:rsidP="00C96B3F">
      <w:pPr>
        <w:pStyle w:val="Textodecomentrio"/>
        <w:jc w:val="left"/>
      </w:pPr>
    </w:p>
    <w:p w14:paraId="383AC6DE" w14:textId="77777777" w:rsidR="00C96B3F" w:rsidRDefault="00C96B3F" w:rsidP="00C96B3F">
      <w:pPr>
        <w:pStyle w:val="Textodecomentrio"/>
        <w:jc w:val="left"/>
      </w:pPr>
      <w:r>
        <w:t>-há CI?</w:t>
      </w:r>
    </w:p>
    <w:p w14:paraId="41EC0F2F" w14:textId="77777777" w:rsidR="00C96B3F" w:rsidRDefault="00C96B3F" w:rsidP="00C96B3F">
      <w:pPr>
        <w:pStyle w:val="Textodecomentrio"/>
        <w:jc w:val="left"/>
      </w:pPr>
      <w:r>
        <w:t>-há testes automatizados?</w:t>
      </w:r>
    </w:p>
    <w:p w14:paraId="180F646E" w14:textId="77777777" w:rsidR="00C96B3F" w:rsidRDefault="00C96B3F" w:rsidP="00C96B3F">
      <w:pPr>
        <w:pStyle w:val="Textodecomentrio"/>
        <w:jc w:val="left"/>
      </w:pPr>
      <w:r>
        <w:t>-cobertura foi medida?</w:t>
      </w:r>
    </w:p>
    <w:p w14:paraId="218C8816" w14:textId="77777777" w:rsidR="00C96B3F" w:rsidRDefault="00C96B3F" w:rsidP="00C96B3F">
      <w:pPr>
        <w:pStyle w:val="Textodecomentrio"/>
        <w:jc w:val="left"/>
      </w:pPr>
      <w:r>
        <w:t>-OpenAPI existe?</w:t>
      </w:r>
    </w:p>
    <w:p w14:paraId="232E8B36" w14:textId="77777777" w:rsidR="00C96B3F" w:rsidRDefault="00C96B3F" w:rsidP="00C96B3F">
      <w:pPr>
        <w:pStyle w:val="Textodecomentrio"/>
        <w:jc w:val="left"/>
      </w:pPr>
      <w:r>
        <w:t>-migrações Prisma estão versionadas?</w:t>
      </w:r>
    </w:p>
  </w:comment>
  <w:comment w:id="260" w:author="Sergio Schina" w:date="2026-05-24T20:51:00Z" w:initials="SS">
    <w:p w14:paraId="6F6A8708" w14:textId="77777777" w:rsidR="00CE7348" w:rsidRDefault="00CE7348" w:rsidP="00CE7348">
      <w:pPr>
        <w:pStyle w:val="Textodecomentrio"/>
        <w:jc w:val="left"/>
      </w:pPr>
      <w:r>
        <w:rPr>
          <w:rStyle w:val="Refdecomentrio"/>
        </w:rPr>
        <w:annotationRef/>
      </w:r>
      <w:r>
        <w:t>Achei legal esses RNFs, mas LGPD precisa ser mencionada explicitamente. Eu iria sugerir Incluir:</w:t>
      </w:r>
    </w:p>
    <w:p w14:paraId="64CB3304" w14:textId="77777777" w:rsidR="00CE7348" w:rsidRDefault="00CE7348" w:rsidP="00CE7348">
      <w:pPr>
        <w:pStyle w:val="Textodecomentrio"/>
        <w:jc w:val="left"/>
      </w:pPr>
    </w:p>
    <w:p w14:paraId="62711D0F" w14:textId="77777777" w:rsidR="00CE7348" w:rsidRDefault="00CE7348" w:rsidP="00CE7348">
      <w:pPr>
        <w:pStyle w:val="Textodecomentrio"/>
        <w:jc w:val="left"/>
      </w:pPr>
      <w:r>
        <w:t>-finalidade;</w:t>
      </w:r>
    </w:p>
    <w:p w14:paraId="2874A4EA" w14:textId="77777777" w:rsidR="00CE7348" w:rsidRDefault="00CE7348" w:rsidP="00CE7348">
      <w:pPr>
        <w:pStyle w:val="Textodecomentrio"/>
        <w:jc w:val="left"/>
      </w:pPr>
      <w:r>
        <w:t>-base legal;</w:t>
      </w:r>
    </w:p>
    <w:p w14:paraId="1DE75E08" w14:textId="77777777" w:rsidR="00CE7348" w:rsidRDefault="00CE7348" w:rsidP="00CE7348">
      <w:pPr>
        <w:pStyle w:val="Textodecomentrio"/>
        <w:jc w:val="left"/>
      </w:pPr>
      <w:r>
        <w:t>-minimização;</w:t>
      </w:r>
    </w:p>
    <w:p w14:paraId="500F1526" w14:textId="77777777" w:rsidR="00CE7348" w:rsidRDefault="00CE7348" w:rsidP="00CE7348">
      <w:pPr>
        <w:pStyle w:val="Textodecomentrio"/>
        <w:jc w:val="left"/>
      </w:pPr>
      <w:r>
        <w:t>-retenção;</w:t>
      </w:r>
    </w:p>
    <w:p w14:paraId="6DAB2E24" w14:textId="77777777" w:rsidR="00CE7348" w:rsidRDefault="00CE7348" w:rsidP="00CE7348">
      <w:pPr>
        <w:pStyle w:val="Textodecomentrio"/>
        <w:jc w:val="left"/>
      </w:pPr>
      <w:r>
        <w:t>-descarte;</w:t>
      </w:r>
    </w:p>
    <w:p w14:paraId="5B160507" w14:textId="77777777" w:rsidR="00CE7348" w:rsidRDefault="00CE7348" w:rsidP="00CE7348">
      <w:pPr>
        <w:pStyle w:val="Textodecomentrio"/>
        <w:jc w:val="left"/>
      </w:pPr>
      <w:r>
        <w:t>-direitos do titular;</w:t>
      </w:r>
    </w:p>
    <w:p w14:paraId="76CBB162" w14:textId="77777777" w:rsidR="00CE7348" w:rsidRDefault="00CE7348" w:rsidP="00CE7348">
      <w:pPr>
        <w:pStyle w:val="Textodecomentrio"/>
        <w:jc w:val="left"/>
      </w:pPr>
      <w:r>
        <w:t>-anonimização;</w:t>
      </w:r>
    </w:p>
    <w:p w14:paraId="7F61069E" w14:textId="77777777" w:rsidR="00CE7348" w:rsidRDefault="00CE7348" w:rsidP="00CE7348">
      <w:pPr>
        <w:pStyle w:val="Textodecomentrio"/>
        <w:jc w:val="left"/>
      </w:pPr>
      <w:r>
        <w:t>-controle de acesso;</w:t>
      </w:r>
    </w:p>
    <w:p w14:paraId="4847CBB7" w14:textId="77777777" w:rsidR="00CE7348" w:rsidRDefault="00CE7348" w:rsidP="00CE7348">
      <w:pPr>
        <w:pStyle w:val="Textodecomentrio"/>
        <w:jc w:val="left"/>
      </w:pPr>
      <w:r>
        <w:t>-encarregado/responsável institucional;</w:t>
      </w:r>
    </w:p>
    <w:p w14:paraId="4F578E14" w14:textId="77777777" w:rsidR="00CE7348" w:rsidRDefault="00CE7348" w:rsidP="00CE7348">
      <w:pPr>
        <w:pStyle w:val="Textodecomentrio"/>
        <w:jc w:val="left"/>
      </w:pPr>
      <w:r>
        <w:t>-logs de tratamento.</w:t>
      </w:r>
    </w:p>
  </w:comment>
  <w:comment w:id="262" w:author="Sergio Schina" w:date="2026-05-24T20:55:00Z" w:initials="SS">
    <w:p w14:paraId="157283DD" w14:textId="77777777" w:rsidR="00221253" w:rsidRDefault="00221253" w:rsidP="00221253">
      <w:pPr>
        <w:pStyle w:val="Textodecomentrio"/>
        <w:jc w:val="left"/>
      </w:pPr>
      <w:r>
        <w:rPr>
          <w:rStyle w:val="Refdecomentrio"/>
        </w:rPr>
        <w:annotationRef/>
      </w:r>
      <w:r>
        <w:t>Eu iria sugerir mais alguns:</w:t>
      </w:r>
      <w:r>
        <w:br/>
      </w:r>
      <w:r>
        <w:br/>
        <w:t>-apenas admin pode publicar documento;</w:t>
      </w:r>
    </w:p>
    <w:p w14:paraId="65396B9B" w14:textId="77777777" w:rsidR="00221253" w:rsidRDefault="00221253" w:rsidP="00221253">
      <w:pPr>
        <w:pStyle w:val="Textodecomentrio"/>
        <w:jc w:val="left"/>
      </w:pPr>
      <w:r>
        <w:t>-documento removido deve sair do índice;</w:t>
      </w:r>
    </w:p>
    <w:p w14:paraId="66E20D98" w14:textId="77777777" w:rsidR="00221253" w:rsidRDefault="00221253" w:rsidP="00221253">
      <w:pPr>
        <w:pStyle w:val="Textodecomentrio"/>
        <w:jc w:val="left"/>
      </w:pPr>
      <w:r>
        <w:t>-documento substituído deve gerar nova versão;</w:t>
      </w:r>
    </w:p>
    <w:p w14:paraId="09307CD4" w14:textId="77777777" w:rsidR="00221253" w:rsidRDefault="00221253" w:rsidP="00221253">
      <w:pPr>
        <w:pStyle w:val="Textodecomentrio"/>
        <w:jc w:val="left"/>
      </w:pPr>
      <w:r>
        <w:t>-documento restrito só pode ser recuperado por -usuários autorizados;</w:t>
      </w:r>
    </w:p>
    <w:p w14:paraId="2431871E" w14:textId="77777777" w:rsidR="00221253" w:rsidRDefault="00221253" w:rsidP="00221253">
      <w:pPr>
        <w:pStyle w:val="Textodecomentrio"/>
        <w:jc w:val="left"/>
      </w:pPr>
      <w:r>
        <w:t>-resposta RAG deve rejeitar pergunta quando -não houver contexto suficiente;</w:t>
      </w:r>
    </w:p>
    <w:p w14:paraId="3CF880AA" w14:textId="77777777" w:rsidR="00221253" w:rsidRDefault="00221253" w:rsidP="00221253">
      <w:pPr>
        <w:pStyle w:val="Textodecomentrio"/>
        <w:jc w:val="left"/>
      </w:pPr>
      <w:r>
        <w:t>-documento com falha de conversão não deve -ser indexado.</w:t>
      </w:r>
    </w:p>
  </w:comment>
  <w:comment w:id="263" w:author="Sergio Schina" w:date="2026-05-24T20:54:00Z" w:initials="SS">
    <w:p w14:paraId="2D81841F" w14:textId="77777777" w:rsidR="009D45F5" w:rsidRDefault="009D45F5" w:rsidP="009D45F5">
      <w:pPr>
        <w:pStyle w:val="Textodecomentrio"/>
        <w:jc w:val="left"/>
      </w:pPr>
      <w:r>
        <w:rPr>
          <w:rStyle w:val="Refdecomentrio"/>
        </w:rPr>
        <w:annotationRef/>
      </w:r>
      <w:r>
        <w:t>RN03 exige constraint de banco. Aqui precisaria explicar como isso é implementado no SQLite.</w:t>
      </w:r>
    </w:p>
  </w:comment>
  <w:comment w:id="264" w:author="Sergio Schina" w:date="2026-05-24T20:52:00Z" w:initials="SS">
    <w:p w14:paraId="2E8F2639" w14:textId="77777777" w:rsidR="00535095" w:rsidRDefault="00535095" w:rsidP="00535095">
      <w:pPr>
        <w:pStyle w:val="Textodecomentrio"/>
        <w:jc w:val="left"/>
      </w:pPr>
      <w:r>
        <w:rPr>
          <w:rStyle w:val="Refdecomentrio"/>
        </w:rPr>
        <w:annotationRef/>
      </w:r>
      <w:r>
        <w:t>RN04 exige observação obrigatória na rejeição, mas RF26 diz opcional.</w:t>
      </w:r>
    </w:p>
  </w:comment>
  <w:comment w:id="265" w:author="Sergio Schina" w:date="2026-05-24T20:53:00Z" w:initials="SS">
    <w:p w14:paraId="4C694814" w14:textId="77777777" w:rsidR="009D45F5" w:rsidRDefault="000214A0" w:rsidP="009D45F5">
      <w:pPr>
        <w:pStyle w:val="Textodecomentrio"/>
        <w:jc w:val="left"/>
      </w:pPr>
      <w:r>
        <w:rPr>
          <w:rStyle w:val="Refdecomentrio"/>
        </w:rPr>
        <w:annotationRef/>
      </w:r>
      <w:r w:rsidR="009D45F5">
        <w:t>RN08 usa CONCLUIDO; serial legal padronizar um enum técnico.</w:t>
      </w:r>
    </w:p>
  </w:comment>
  <w:comment w:id="266" w:author="Sergio Schina" w:date="2026-05-24T20:53:00Z" w:initials="SS">
    <w:p w14:paraId="644068CD" w14:textId="77777777" w:rsidR="000214A0" w:rsidRDefault="000214A0" w:rsidP="000214A0">
      <w:pPr>
        <w:pStyle w:val="Textodecomentrio"/>
        <w:jc w:val="left"/>
      </w:pPr>
      <w:r>
        <w:rPr>
          <w:rStyle w:val="Refdecomentrio"/>
        </w:rPr>
        <w:annotationRef/>
      </w:r>
      <w:r>
        <w:t>RN10 fala professores, RF22 fala administradores.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046217" w15:done="0"/>
  <w15:commentEx w15:paraId="3950B946" w15:done="0"/>
  <w15:commentEx w15:paraId="5F163E74" w15:done="0"/>
  <w15:commentEx w15:paraId="2EC30B96" w15:done="0"/>
  <w15:commentEx w15:paraId="658595E7" w15:done="0"/>
  <w15:commentEx w15:paraId="64D4E840" w15:done="0"/>
  <w15:commentEx w15:paraId="02204083" w15:done="0"/>
  <w15:commentEx w15:paraId="215AB1CA" w15:paraIdParent="02204083" w15:done="0"/>
  <w15:commentEx w15:paraId="0BED5B88" w15:done="0"/>
  <w15:commentEx w15:paraId="47E7EB9A" w15:done="0"/>
  <w15:commentEx w15:paraId="2DEF91C5" w15:done="0"/>
  <w15:commentEx w15:paraId="1D5EA980" w15:done="0"/>
  <w15:commentEx w15:paraId="49CE98D7" w15:done="0"/>
  <w15:commentEx w15:paraId="11B93A7E" w15:done="0"/>
  <w15:commentEx w15:paraId="499C5EBE" w15:done="0"/>
  <w15:commentEx w15:paraId="3FDB9E4D" w15:done="0"/>
  <w15:commentEx w15:paraId="6F19B646" w15:done="0"/>
  <w15:commentEx w15:paraId="6466A200" w15:done="0"/>
  <w15:commentEx w15:paraId="1E54F242" w15:paraIdParent="6466A200" w15:done="0"/>
  <w15:commentEx w15:paraId="0A8F85F9" w15:done="0"/>
  <w15:commentEx w15:paraId="0F6D42A8" w15:done="0"/>
  <w15:commentEx w15:paraId="663C8E6D" w15:paraIdParent="0F6D42A8" w15:done="0"/>
  <w15:commentEx w15:paraId="790839D2" w15:paraIdParent="0F6D42A8" w15:done="0"/>
  <w15:commentEx w15:paraId="78FEFE93" w15:done="0"/>
  <w15:commentEx w15:paraId="413BC4E9" w15:done="0"/>
  <w15:commentEx w15:paraId="05644487" w15:done="0"/>
  <w15:commentEx w15:paraId="25A3D802" w15:done="0"/>
  <w15:commentEx w15:paraId="7C262378" w15:done="0"/>
  <w15:commentEx w15:paraId="04DA9CED" w15:paraIdParent="7C262378" w15:done="0"/>
  <w15:commentEx w15:paraId="0220A745" w15:paraIdParent="7C262378" w15:done="0"/>
  <w15:commentEx w15:paraId="3F1E5C20" w15:done="0"/>
  <w15:commentEx w15:paraId="6298BDEC" w15:done="0"/>
  <w15:commentEx w15:paraId="57A6623E" w15:done="0"/>
  <w15:commentEx w15:paraId="5D4EF71B" w15:done="0"/>
  <w15:commentEx w15:paraId="6AE440D4" w15:paraIdParent="5D4EF71B" w15:done="0"/>
  <w15:commentEx w15:paraId="38D67DC0" w15:paraIdParent="5D4EF71B" w15:done="0"/>
  <w15:commentEx w15:paraId="6ECD1FFD" w15:done="0"/>
  <w15:commentEx w15:paraId="18DB8637" w15:done="0"/>
  <w15:commentEx w15:paraId="1D6B1767" w15:paraIdParent="18DB8637" w15:done="0"/>
  <w15:commentEx w15:paraId="6A979001" w15:done="0"/>
  <w15:commentEx w15:paraId="40647D7C" w15:done="0"/>
  <w15:commentEx w15:paraId="0E5869C4" w15:paraIdParent="40647D7C" w15:done="0"/>
  <w15:commentEx w15:paraId="08B7D39E" w15:done="0"/>
  <w15:commentEx w15:paraId="094A5355" w15:done="0"/>
  <w15:commentEx w15:paraId="76FAA724" w15:paraIdParent="094A5355" w15:done="0"/>
  <w15:commentEx w15:paraId="57A6EEA0" w15:done="0"/>
  <w15:commentEx w15:paraId="4692DF84" w15:done="0"/>
  <w15:commentEx w15:paraId="24F4388A" w15:paraIdParent="4692DF84" w15:done="0"/>
  <w15:commentEx w15:paraId="6F6909CA" w15:done="0"/>
  <w15:commentEx w15:paraId="4F7CF49C" w15:done="0"/>
  <w15:commentEx w15:paraId="1B419470" w15:done="0"/>
  <w15:commentEx w15:paraId="1AE7D850" w15:done="0"/>
  <w15:commentEx w15:paraId="15F80536" w15:done="0"/>
  <w15:commentEx w15:paraId="245CBC20" w15:done="0"/>
  <w15:commentEx w15:paraId="2BEA6366" w15:paraIdParent="245CBC20" w15:done="0"/>
  <w15:commentEx w15:paraId="12D108FA" w15:paraIdParent="245CBC20" w15:done="0"/>
  <w15:commentEx w15:paraId="17AB5193" w15:done="0"/>
  <w15:commentEx w15:paraId="50F9F829" w15:paraIdParent="17AB5193" w15:done="0"/>
  <w15:commentEx w15:paraId="0101AE7A" w15:done="0"/>
  <w15:commentEx w15:paraId="71343A5B" w15:paraIdParent="0101AE7A" w15:done="0"/>
  <w15:commentEx w15:paraId="70735C9F" w15:done="0"/>
  <w15:commentEx w15:paraId="20B8419C" w15:done="0"/>
  <w15:commentEx w15:paraId="064AFFF2" w15:done="0"/>
  <w15:commentEx w15:paraId="4310891D" w15:done="0"/>
  <w15:commentEx w15:paraId="67BF2B09" w15:done="0"/>
  <w15:commentEx w15:paraId="5784E4EC" w15:done="0"/>
  <w15:commentEx w15:paraId="5BDDCA22" w15:done="0"/>
  <w15:commentEx w15:paraId="76C182E0" w15:done="0"/>
  <w15:commentEx w15:paraId="4C478830" w15:done="0"/>
  <w15:commentEx w15:paraId="5A129852" w15:done="0"/>
  <w15:commentEx w15:paraId="0A3841D8" w15:done="0"/>
  <w15:commentEx w15:paraId="24C47013" w15:done="0"/>
  <w15:commentEx w15:paraId="3E2542F1" w15:paraIdParent="24C47013" w15:done="0"/>
  <w15:commentEx w15:paraId="738BA2B7" w15:paraIdParent="24C47013" w15:done="0"/>
  <w15:commentEx w15:paraId="324BF554" w15:done="0"/>
  <w15:commentEx w15:paraId="141C0478" w15:done="0"/>
  <w15:commentEx w15:paraId="2DD6B216" w15:done="0"/>
  <w15:commentEx w15:paraId="2B427C76" w15:done="0"/>
  <w15:commentEx w15:paraId="5CCF703B" w15:done="0"/>
  <w15:commentEx w15:paraId="6D1A3B21" w15:done="0"/>
  <w15:commentEx w15:paraId="339B0CA1" w15:done="0"/>
  <w15:commentEx w15:paraId="0DFB43A7" w15:done="0"/>
  <w15:commentEx w15:paraId="4FE9FECC" w15:done="0"/>
  <w15:commentEx w15:paraId="099FB89C" w15:done="0"/>
  <w15:commentEx w15:paraId="10634B6A" w15:done="0"/>
  <w15:commentEx w15:paraId="34421A34" w15:done="0"/>
  <w15:commentEx w15:paraId="3EA9A9B1" w15:done="0"/>
  <w15:commentEx w15:paraId="18A19DC4" w15:done="0"/>
  <w15:commentEx w15:paraId="086AD7D2" w15:done="0"/>
  <w15:commentEx w15:paraId="0D82C89B" w15:done="0"/>
  <w15:commentEx w15:paraId="676945F7" w15:done="0"/>
  <w15:commentEx w15:paraId="25FB8111" w15:done="0"/>
  <w15:commentEx w15:paraId="69391B4D" w15:done="0"/>
  <w15:commentEx w15:paraId="66767698" w15:done="0"/>
  <w15:commentEx w15:paraId="232E8B36" w15:done="0"/>
  <w15:commentEx w15:paraId="4F578E14" w15:done="0"/>
  <w15:commentEx w15:paraId="3CF880AA" w15:done="0"/>
  <w15:commentEx w15:paraId="2D81841F" w15:done="0"/>
  <w15:commentEx w15:paraId="2E8F2639" w15:done="0"/>
  <w15:commentEx w15:paraId="4C694814" w15:done="0"/>
  <w15:commentEx w15:paraId="644068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E3C58E" w16cex:dateUtc="2026-05-21T17:04:00Z"/>
  <w16cex:commentExtensible w16cex:durableId="6753B73D" w16cex:dateUtc="2026-05-21T17:07:00Z"/>
  <w16cex:commentExtensible w16cex:durableId="1F46D787" w16cex:dateUtc="2026-05-25T00:03:00Z"/>
  <w16cex:commentExtensible w16cex:durableId="60D3F3CB" w16cex:dateUtc="2026-05-21T17:25:00Z"/>
  <w16cex:commentExtensible w16cex:durableId="51F35F3F" w16cex:dateUtc="2026-05-25T00:01:00Z"/>
  <w16cex:commentExtensible w16cex:durableId="088274E7" w16cex:dateUtc="2026-05-21T17:43:00Z"/>
  <w16cex:commentExtensible w16cex:durableId="39B73F42" w16cex:dateUtc="2026-05-21T17:51:00Z"/>
  <w16cex:commentExtensible w16cex:durableId="08A6BA8D" w16cex:dateUtc="2026-05-21T18:09:00Z"/>
  <w16cex:commentExtensible w16cex:durableId="0770CDD8" w16cex:dateUtc="2026-05-21T18:12:00Z"/>
  <w16cex:commentExtensible w16cex:durableId="65660A1D" w16cex:dateUtc="2026-05-21T17:46:00Z"/>
  <w16cex:commentExtensible w16cex:durableId="3FF0B2AD" w16cex:dateUtc="2026-05-21T18:27:00Z"/>
  <w16cex:commentExtensible w16cex:durableId="6B250C1D" w16cex:dateUtc="2026-05-25T00:04:00Z"/>
  <w16cex:commentExtensible w16cex:durableId="31A9ECF2" w16cex:dateUtc="2026-05-21T18:32:00Z"/>
  <w16cex:commentExtensible w16cex:durableId="009D6800" w16cex:dateUtc="2026-05-21T18:48:00Z"/>
  <w16cex:commentExtensible w16cex:durableId="3541F2C2" w16cex:dateUtc="2026-05-21T18:49:00Z"/>
  <w16cex:commentExtensible w16cex:durableId="381DDE73" w16cex:dateUtc="2026-05-21T19:24:00Z"/>
  <w16cex:commentExtensible w16cex:durableId="2293E232" w16cex:dateUtc="2026-05-21T19:29:00Z"/>
  <w16cex:commentExtensible w16cex:durableId="48D9A038" w16cex:dateUtc="2026-05-21T19:52:00Z"/>
  <w16cex:commentExtensible w16cex:durableId="795A5D7B" w16cex:dateUtc="2026-05-21T19:52:00Z"/>
  <w16cex:commentExtensible w16cex:durableId="723DDF0E" w16cex:dateUtc="2026-05-21T19:53:00Z"/>
  <w16cex:commentExtensible w16cex:durableId="6A26836E" w16cex:dateUtc="2026-05-21T19:54:00Z"/>
  <w16cex:commentExtensible w16cex:durableId="5796C7FC" w16cex:dateUtc="2026-05-21T20:06:00Z"/>
  <w16cex:commentExtensible w16cex:durableId="1EF99D05" w16cex:dateUtc="2026-05-21T20:19:00Z"/>
  <w16cex:commentExtensible w16cex:durableId="0EA3C8FC" w16cex:dateUtc="2026-05-21T20:24:00Z"/>
  <w16cex:commentExtensible w16cex:durableId="5D5263F2" w16cex:dateUtc="2026-05-22T04:23:00Z"/>
  <w16cex:commentExtensible w16cex:durableId="31797B91" w16cex:dateUtc="2026-05-21T20:29:00Z"/>
  <w16cex:commentExtensible w16cex:durableId="5E96E4FF" w16cex:dateUtc="2026-05-21T20:25:00Z"/>
  <w16cex:commentExtensible w16cex:durableId="1FC8FD36" w16cex:dateUtc="2026-05-21T20:27:00Z"/>
  <w16cex:commentExtensible w16cex:durableId="2A46F916" w16cex:dateUtc="2026-05-21T20:27:00Z"/>
  <w16cex:commentExtensible w16cex:durableId="2B45B136" w16cex:dateUtc="2026-05-21T20:28:00Z"/>
  <w16cex:commentExtensible w16cex:durableId="36B19B54" w16cex:dateUtc="2026-05-22T12:57:00Z"/>
  <w16cex:commentExtensible w16cex:durableId="420EC529" w16cex:dateUtc="2026-05-22T13:09:00Z"/>
  <w16cex:commentExtensible w16cex:durableId="56CA1B0E" w16cex:dateUtc="2026-05-22T11:40:00Z"/>
  <w16cex:commentExtensible w16cex:durableId="4690C58A" w16cex:dateUtc="2026-05-22T12:39:00Z"/>
  <w16cex:commentExtensible w16cex:durableId="0B2859DC" w16cex:dateUtc="2026-05-22T12:51:00Z"/>
  <w16cex:commentExtensible w16cex:durableId="23A244FF" w16cex:dateUtc="2026-05-22T12:51:00Z"/>
  <w16cex:commentExtensible w16cex:durableId="659B87EC" w16cex:dateUtc="2026-05-22T14:18:00Z"/>
  <w16cex:commentExtensible w16cex:durableId="587A0E0F" w16cex:dateUtc="2026-05-22T15:05:00Z"/>
  <w16cex:commentExtensible w16cex:durableId="5F760352" w16cex:dateUtc="2026-05-22T15:06:00Z"/>
  <w16cex:commentExtensible w16cex:durableId="6DABDC95" w16cex:dateUtc="2026-05-22T14:11:00Z"/>
  <w16cex:commentExtensible w16cex:durableId="259EE772" w16cex:dateUtc="2026-05-22T14:12:00Z"/>
  <w16cex:commentExtensible w16cex:durableId="447237EB" w16cex:dateUtc="2026-05-22T14:58:00Z"/>
  <w16cex:commentExtensible w16cex:durableId="7AD1461C" w16cex:dateUtc="2026-05-22T18:31:00Z"/>
  <w16cex:commentExtensible w16cex:durableId="5539A8BD" w16cex:dateUtc="2026-05-22T18:34:00Z"/>
  <w16cex:commentExtensible w16cex:durableId="445E022B" w16cex:dateUtc="2026-05-22T18:34:00Z"/>
  <w16cex:commentExtensible w16cex:durableId="61A8C90B" w16cex:dateUtc="2026-05-22T18:41:00Z"/>
  <w16cex:commentExtensible w16cex:durableId="2D3DE2B7" w16cex:dateUtc="2026-05-22T19:05:00Z"/>
  <w16cex:commentExtensible w16cex:durableId="010782A3" w16cex:dateUtc="2026-05-22T19:10:00Z"/>
  <w16cex:commentExtensible w16cex:durableId="6BAE0C39" w16cex:dateUtc="2026-05-22T19:18:00Z"/>
  <w16cex:commentExtensible w16cex:durableId="7901F380" w16cex:dateUtc="2026-05-22T19:19:00Z"/>
  <w16cex:commentExtensible w16cex:durableId="5AFD0A7E" w16cex:dateUtc="2026-05-22T19:30:00Z"/>
  <w16cex:commentExtensible w16cex:durableId="53B0768E" w16cex:dateUtc="2026-05-22T19:34:00Z"/>
  <w16cex:commentExtensible w16cex:durableId="029CE8FF" w16cex:dateUtc="2026-05-22T19:46:00Z"/>
  <w16cex:commentExtensible w16cex:durableId="2B4E2D9B" w16cex:dateUtc="2026-05-22T20:39:00Z"/>
  <w16cex:commentExtensible w16cex:durableId="72153795" w16cex:dateUtc="2026-05-22T20:40:00Z"/>
  <w16cex:commentExtensible w16cex:durableId="3DD5AB10" w16cex:dateUtc="2026-05-23T04:21:00Z"/>
  <w16cex:commentExtensible w16cex:durableId="648B36E3" w16cex:dateUtc="2026-05-22T20:26:00Z"/>
  <w16cex:commentExtensible w16cex:durableId="67301C7E" w16cex:dateUtc="2026-05-25T00:10:00Z"/>
  <w16cex:commentExtensible w16cex:durableId="7192E424" w16cex:dateUtc="2026-05-22T20:26:00Z"/>
  <w16cex:commentExtensible w16cex:durableId="73242C18" w16cex:dateUtc="2026-05-22T20:27:00Z"/>
  <w16cex:commentExtensible w16cex:durableId="66676BFA" w16cex:dateUtc="2026-05-22T20:28:00Z"/>
  <w16cex:commentExtensible w16cex:durableId="69722A4C" w16cex:dateUtc="2026-05-22T20:30:00Z"/>
  <w16cex:commentExtensible w16cex:durableId="2A49BAAE" w16cex:dateUtc="2026-05-22T20:34:00Z"/>
  <w16cex:commentExtensible w16cex:durableId="3A0EA318" w16cex:dateUtc="2026-05-25T00:06:00Z"/>
  <w16cex:commentExtensible w16cex:durableId="5C6B8C5E" w16cex:dateUtc="2026-05-22T20:44:00Z"/>
  <w16cex:commentExtensible w16cex:durableId="7505E283" w16cex:dateUtc="2026-05-23T03:32:00Z"/>
  <w16cex:commentExtensible w16cex:durableId="3FDACCA2" w16cex:dateUtc="2026-05-23T03:33:00Z"/>
  <w16cex:commentExtensible w16cex:durableId="5B9328F7" w16cex:dateUtc="2026-05-23T03:54:00Z"/>
  <w16cex:commentExtensible w16cex:durableId="4F9D99CD" w16cex:dateUtc="2026-05-23T03:55:00Z"/>
  <w16cex:commentExtensible w16cex:durableId="59AE59DC" w16cex:dateUtc="2026-05-23T03:59:00Z"/>
  <w16cex:commentExtensible w16cex:durableId="5D635206" w16cex:dateUtc="2026-05-23T04:01:00Z"/>
  <w16cex:commentExtensible w16cex:durableId="773095A9" w16cex:dateUtc="2026-05-23T04:02:00Z"/>
  <w16cex:commentExtensible w16cex:durableId="32B46A6B" w16cex:dateUtc="2026-05-23T04:03:00Z"/>
  <w16cex:commentExtensible w16cex:durableId="04C6B4C4" w16cex:dateUtc="2026-05-23T04:03:00Z"/>
  <w16cex:commentExtensible w16cex:durableId="6B60DA7C" w16cex:dateUtc="2026-05-23T04:07:00Z"/>
  <w16cex:commentExtensible w16cex:durableId="5CC7C87C" w16cex:dateUtc="2026-05-23T04:06:00Z"/>
  <w16cex:commentExtensible w16cex:durableId="26C605D1" w16cex:dateUtc="2026-05-23T04:07:00Z"/>
  <w16cex:commentExtensible w16cex:durableId="6820888B" w16cex:dateUtc="2026-05-23T04:08:00Z"/>
  <w16cex:commentExtensible w16cex:durableId="2C891CF0" w16cex:dateUtc="2026-05-23T04:08:00Z"/>
  <w16cex:commentExtensible w16cex:durableId="459D6FD1" w16cex:dateUtc="2026-05-23T04:09:00Z"/>
  <w16cex:commentExtensible w16cex:durableId="289B8771" w16cex:dateUtc="2026-05-23T04:12:00Z"/>
  <w16cex:commentExtensible w16cex:durableId="17EED25D" w16cex:dateUtc="2026-05-23T04:12:00Z"/>
  <w16cex:commentExtensible w16cex:durableId="35E1ED05" w16cex:dateUtc="2026-05-23T04:12:00Z"/>
  <w16cex:commentExtensible w16cex:durableId="1084596A" w16cex:dateUtc="2026-05-23T04:13:00Z"/>
  <w16cex:commentExtensible w16cex:durableId="0BB22FFF" w16cex:dateUtc="2026-05-23T04:14:00Z"/>
  <w16cex:commentExtensible w16cex:durableId="7805CBE9" w16cex:dateUtc="2026-05-23T04:16:00Z"/>
  <w16cex:commentExtensible w16cex:durableId="02BCE1D0" w16cex:dateUtc="2026-05-23T04:17:00Z"/>
  <w16cex:commentExtensible w16cex:durableId="08A4C806" w16cex:dateUtc="2026-05-23T04:19:00Z"/>
  <w16cex:commentExtensible w16cex:durableId="67C7102A" w16cex:dateUtc="2026-05-24T23:42:00Z"/>
  <w16cex:commentExtensible w16cex:durableId="169FEAFD" w16cex:dateUtc="2026-05-24T23:44:00Z"/>
  <w16cex:commentExtensible w16cex:durableId="685F8D4C" w16cex:dateUtc="2026-05-24T23:45:00Z"/>
  <w16cex:commentExtensible w16cex:durableId="499AA4C5" w16cex:dateUtc="2026-05-24T23:47:00Z"/>
  <w16cex:commentExtensible w16cex:durableId="1E8943F4" w16cex:dateUtc="2026-05-24T23:48:00Z"/>
  <w16cex:commentExtensible w16cex:durableId="2900F852" w16cex:dateUtc="2026-05-24T23:49:00Z"/>
  <w16cex:commentExtensible w16cex:durableId="2B9631BC" w16cex:dateUtc="2026-05-24T23:50:00Z"/>
  <w16cex:commentExtensible w16cex:durableId="7166340A" w16cex:dateUtc="2026-05-24T23:51:00Z"/>
  <w16cex:commentExtensible w16cex:durableId="5543A59A" w16cex:dateUtc="2026-05-24T23:55:00Z"/>
  <w16cex:commentExtensible w16cex:durableId="4523D929" w16cex:dateUtc="2026-05-24T23:54:00Z"/>
  <w16cex:commentExtensible w16cex:durableId="79EF1366" w16cex:dateUtc="2026-05-24T23:52:00Z"/>
  <w16cex:commentExtensible w16cex:durableId="4458143A" w16cex:dateUtc="2026-05-24T23:53:00Z"/>
  <w16cex:commentExtensible w16cex:durableId="1F5EA2E9" w16cex:dateUtc="2026-05-24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046217" w16cid:durableId="21E3C58E"/>
  <w16cid:commentId w16cid:paraId="3950B946" w16cid:durableId="6753B73D"/>
  <w16cid:commentId w16cid:paraId="5F163E74" w16cid:durableId="1F46D787"/>
  <w16cid:commentId w16cid:paraId="2EC30B96" w16cid:durableId="60D3F3CB"/>
  <w16cid:commentId w16cid:paraId="658595E7" w16cid:durableId="51F35F3F"/>
  <w16cid:commentId w16cid:paraId="64D4E840" w16cid:durableId="088274E7"/>
  <w16cid:commentId w16cid:paraId="02204083" w16cid:durableId="39B73F42"/>
  <w16cid:commentId w16cid:paraId="215AB1CA" w16cid:durableId="08A6BA8D"/>
  <w16cid:commentId w16cid:paraId="0BED5B88" w16cid:durableId="0770CDD8"/>
  <w16cid:commentId w16cid:paraId="47E7EB9A" w16cid:durableId="65660A1D"/>
  <w16cid:commentId w16cid:paraId="2DEF91C5" w16cid:durableId="3FF0B2AD"/>
  <w16cid:commentId w16cid:paraId="1D5EA980" w16cid:durableId="6B250C1D"/>
  <w16cid:commentId w16cid:paraId="49CE98D7" w16cid:durableId="31A9ECF2"/>
  <w16cid:commentId w16cid:paraId="11B93A7E" w16cid:durableId="009D6800"/>
  <w16cid:commentId w16cid:paraId="499C5EBE" w16cid:durableId="3541F2C2"/>
  <w16cid:commentId w16cid:paraId="3FDB9E4D" w16cid:durableId="381DDE73"/>
  <w16cid:commentId w16cid:paraId="6F19B646" w16cid:durableId="2293E232"/>
  <w16cid:commentId w16cid:paraId="6466A200" w16cid:durableId="48D9A038"/>
  <w16cid:commentId w16cid:paraId="1E54F242" w16cid:durableId="795A5D7B"/>
  <w16cid:commentId w16cid:paraId="0A8F85F9" w16cid:durableId="723DDF0E"/>
  <w16cid:commentId w16cid:paraId="0F6D42A8" w16cid:durableId="6A26836E"/>
  <w16cid:commentId w16cid:paraId="663C8E6D" w16cid:durableId="5796C7FC"/>
  <w16cid:commentId w16cid:paraId="790839D2" w16cid:durableId="1EF99D05"/>
  <w16cid:commentId w16cid:paraId="78FEFE93" w16cid:durableId="0EA3C8FC"/>
  <w16cid:commentId w16cid:paraId="413BC4E9" w16cid:durableId="5D5263F2"/>
  <w16cid:commentId w16cid:paraId="05644487" w16cid:durableId="31797B91"/>
  <w16cid:commentId w16cid:paraId="25A3D802" w16cid:durableId="5E96E4FF"/>
  <w16cid:commentId w16cid:paraId="7C262378" w16cid:durableId="1FC8FD36"/>
  <w16cid:commentId w16cid:paraId="04DA9CED" w16cid:durableId="2A46F916"/>
  <w16cid:commentId w16cid:paraId="0220A745" w16cid:durableId="2B45B136"/>
  <w16cid:commentId w16cid:paraId="3F1E5C20" w16cid:durableId="36B19B54"/>
  <w16cid:commentId w16cid:paraId="6298BDEC" w16cid:durableId="420EC529"/>
  <w16cid:commentId w16cid:paraId="57A6623E" w16cid:durableId="56CA1B0E"/>
  <w16cid:commentId w16cid:paraId="5D4EF71B" w16cid:durableId="4690C58A"/>
  <w16cid:commentId w16cid:paraId="6AE440D4" w16cid:durableId="0B2859DC"/>
  <w16cid:commentId w16cid:paraId="38D67DC0" w16cid:durableId="23A244FF"/>
  <w16cid:commentId w16cid:paraId="6ECD1FFD" w16cid:durableId="659B87EC"/>
  <w16cid:commentId w16cid:paraId="18DB8637" w16cid:durableId="587A0E0F"/>
  <w16cid:commentId w16cid:paraId="1D6B1767" w16cid:durableId="5F760352"/>
  <w16cid:commentId w16cid:paraId="6A979001" w16cid:durableId="6DABDC95"/>
  <w16cid:commentId w16cid:paraId="40647D7C" w16cid:durableId="259EE772"/>
  <w16cid:commentId w16cid:paraId="0E5869C4" w16cid:durableId="447237EB"/>
  <w16cid:commentId w16cid:paraId="08B7D39E" w16cid:durableId="7AD1461C"/>
  <w16cid:commentId w16cid:paraId="094A5355" w16cid:durableId="5539A8BD"/>
  <w16cid:commentId w16cid:paraId="76FAA724" w16cid:durableId="445E022B"/>
  <w16cid:commentId w16cid:paraId="57A6EEA0" w16cid:durableId="61A8C90B"/>
  <w16cid:commentId w16cid:paraId="4692DF84" w16cid:durableId="2D3DE2B7"/>
  <w16cid:commentId w16cid:paraId="24F4388A" w16cid:durableId="010782A3"/>
  <w16cid:commentId w16cid:paraId="6F6909CA" w16cid:durableId="6BAE0C39"/>
  <w16cid:commentId w16cid:paraId="4F7CF49C" w16cid:durableId="7901F380"/>
  <w16cid:commentId w16cid:paraId="1B419470" w16cid:durableId="5AFD0A7E"/>
  <w16cid:commentId w16cid:paraId="1AE7D850" w16cid:durableId="53B0768E"/>
  <w16cid:commentId w16cid:paraId="15F80536" w16cid:durableId="029CE8FF"/>
  <w16cid:commentId w16cid:paraId="245CBC20" w16cid:durableId="2B4E2D9B"/>
  <w16cid:commentId w16cid:paraId="2BEA6366" w16cid:durableId="72153795"/>
  <w16cid:commentId w16cid:paraId="12D108FA" w16cid:durableId="3DD5AB10"/>
  <w16cid:commentId w16cid:paraId="17AB5193" w16cid:durableId="648B36E3"/>
  <w16cid:commentId w16cid:paraId="50F9F829" w16cid:durableId="67301C7E"/>
  <w16cid:commentId w16cid:paraId="0101AE7A" w16cid:durableId="7192E424"/>
  <w16cid:commentId w16cid:paraId="71343A5B" w16cid:durableId="73242C18"/>
  <w16cid:commentId w16cid:paraId="70735C9F" w16cid:durableId="66676BFA"/>
  <w16cid:commentId w16cid:paraId="20B8419C" w16cid:durableId="69722A4C"/>
  <w16cid:commentId w16cid:paraId="064AFFF2" w16cid:durableId="2A49BAAE"/>
  <w16cid:commentId w16cid:paraId="4310891D" w16cid:durableId="3A0EA318"/>
  <w16cid:commentId w16cid:paraId="67BF2B09" w16cid:durableId="5C6B8C5E"/>
  <w16cid:commentId w16cid:paraId="5784E4EC" w16cid:durableId="7505E283"/>
  <w16cid:commentId w16cid:paraId="5BDDCA22" w16cid:durableId="3FDACCA2"/>
  <w16cid:commentId w16cid:paraId="76C182E0" w16cid:durableId="5B9328F7"/>
  <w16cid:commentId w16cid:paraId="4C478830" w16cid:durableId="4F9D99CD"/>
  <w16cid:commentId w16cid:paraId="5A129852" w16cid:durableId="59AE59DC"/>
  <w16cid:commentId w16cid:paraId="0A3841D8" w16cid:durableId="5D635206"/>
  <w16cid:commentId w16cid:paraId="24C47013" w16cid:durableId="773095A9"/>
  <w16cid:commentId w16cid:paraId="3E2542F1" w16cid:durableId="32B46A6B"/>
  <w16cid:commentId w16cid:paraId="738BA2B7" w16cid:durableId="04C6B4C4"/>
  <w16cid:commentId w16cid:paraId="324BF554" w16cid:durableId="6B60DA7C"/>
  <w16cid:commentId w16cid:paraId="141C0478" w16cid:durableId="5CC7C87C"/>
  <w16cid:commentId w16cid:paraId="2DD6B216" w16cid:durableId="26C605D1"/>
  <w16cid:commentId w16cid:paraId="2B427C76" w16cid:durableId="6820888B"/>
  <w16cid:commentId w16cid:paraId="5CCF703B" w16cid:durableId="2C891CF0"/>
  <w16cid:commentId w16cid:paraId="6D1A3B21" w16cid:durableId="459D6FD1"/>
  <w16cid:commentId w16cid:paraId="339B0CA1" w16cid:durableId="289B8771"/>
  <w16cid:commentId w16cid:paraId="0DFB43A7" w16cid:durableId="17EED25D"/>
  <w16cid:commentId w16cid:paraId="4FE9FECC" w16cid:durableId="35E1ED05"/>
  <w16cid:commentId w16cid:paraId="099FB89C" w16cid:durableId="1084596A"/>
  <w16cid:commentId w16cid:paraId="10634B6A" w16cid:durableId="0BB22FFF"/>
  <w16cid:commentId w16cid:paraId="34421A34" w16cid:durableId="7805CBE9"/>
  <w16cid:commentId w16cid:paraId="3EA9A9B1" w16cid:durableId="02BCE1D0"/>
  <w16cid:commentId w16cid:paraId="18A19DC4" w16cid:durableId="08A4C806"/>
  <w16cid:commentId w16cid:paraId="086AD7D2" w16cid:durableId="67C7102A"/>
  <w16cid:commentId w16cid:paraId="0D82C89B" w16cid:durableId="169FEAFD"/>
  <w16cid:commentId w16cid:paraId="676945F7" w16cid:durableId="685F8D4C"/>
  <w16cid:commentId w16cid:paraId="25FB8111" w16cid:durableId="499AA4C5"/>
  <w16cid:commentId w16cid:paraId="69391B4D" w16cid:durableId="1E8943F4"/>
  <w16cid:commentId w16cid:paraId="66767698" w16cid:durableId="2900F852"/>
  <w16cid:commentId w16cid:paraId="232E8B36" w16cid:durableId="2B9631BC"/>
  <w16cid:commentId w16cid:paraId="4F578E14" w16cid:durableId="7166340A"/>
  <w16cid:commentId w16cid:paraId="3CF880AA" w16cid:durableId="5543A59A"/>
  <w16cid:commentId w16cid:paraId="2D81841F" w16cid:durableId="4523D929"/>
  <w16cid:commentId w16cid:paraId="2E8F2639" w16cid:durableId="79EF1366"/>
  <w16cid:commentId w16cid:paraId="4C694814" w16cid:durableId="4458143A"/>
  <w16cid:commentId w16cid:paraId="644068CD" w16cid:durableId="1F5EA2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58397" w14:textId="77777777" w:rsidR="001335D4" w:rsidRDefault="001335D4" w:rsidP="00494138">
      <w:pPr>
        <w:spacing w:line="240" w:lineRule="auto"/>
      </w:pPr>
      <w:r>
        <w:separator/>
      </w:r>
    </w:p>
  </w:endnote>
  <w:endnote w:type="continuationSeparator" w:id="0">
    <w:p w14:paraId="4ADDB19A" w14:textId="77777777" w:rsidR="001335D4" w:rsidRDefault="001335D4" w:rsidP="004941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97EC4" w14:textId="77777777" w:rsidR="001335D4" w:rsidRDefault="001335D4" w:rsidP="00494138">
      <w:pPr>
        <w:spacing w:line="240" w:lineRule="auto"/>
      </w:pPr>
      <w:r>
        <w:separator/>
      </w:r>
    </w:p>
  </w:footnote>
  <w:footnote w:type="continuationSeparator" w:id="0">
    <w:p w14:paraId="76F10C20" w14:textId="77777777" w:rsidR="001335D4" w:rsidRDefault="001335D4" w:rsidP="004941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532282"/>
      <w:docPartObj>
        <w:docPartGallery w:val="Page Numbers (Top of Page)"/>
        <w:docPartUnique/>
      </w:docPartObj>
    </w:sdtPr>
    <w:sdtContent>
      <w:p w14:paraId="5D1186F6" w14:textId="77777777" w:rsidR="00494138" w:rsidRDefault="00494138" w:rsidP="00494138">
        <w:pPr>
          <w:pStyle w:val="Cabealho"/>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C5242"/>
    <w:multiLevelType w:val="hybridMultilevel"/>
    <w:tmpl w:val="C7E2BC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FC7795"/>
    <w:multiLevelType w:val="hybridMultilevel"/>
    <w:tmpl w:val="C22EE7F8"/>
    <w:lvl w:ilvl="0" w:tplc="816444BC">
      <w:start w:val="1"/>
      <w:numFmt w:val="bullet"/>
      <w:suff w:val="space"/>
      <w:lvlText w:val=""/>
      <w:lvlJc w:val="left"/>
      <w:pPr>
        <w:ind w:left="709" w:hanging="187"/>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2760862"/>
    <w:multiLevelType w:val="multilevel"/>
    <w:tmpl w:val="B6E4F9B4"/>
    <w:lvl w:ilvl="0">
      <w:start w:val="1"/>
      <w:numFmt w:val="decimal"/>
      <w:pStyle w:val="Ttulo1"/>
      <w:suff w:val="space"/>
      <w:lvlText w:val="%1"/>
      <w:lvlJc w:val="left"/>
      <w:pPr>
        <w:ind w:left="0" w:firstLine="0"/>
      </w:pPr>
      <w:rPr>
        <w:rFonts w:hint="default"/>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73F548A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C7C7FF8"/>
    <w:multiLevelType w:val="hybridMultilevel"/>
    <w:tmpl w:val="5D5AA3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76209268">
    <w:abstractNumId w:val="2"/>
  </w:num>
  <w:num w:numId="2" w16cid:durableId="27067923">
    <w:abstractNumId w:val="3"/>
  </w:num>
  <w:num w:numId="3" w16cid:durableId="1807432581">
    <w:abstractNumId w:val="0"/>
  </w:num>
  <w:num w:numId="4" w16cid:durableId="327639019">
    <w:abstractNumId w:val="1"/>
  </w:num>
  <w:num w:numId="5" w16cid:durableId="47561321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gio Schina">
    <w15:presenceInfo w15:providerId="Windows Live" w15:userId="58d0a17b9f1f3f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B2B"/>
    <w:rsid w:val="000042EE"/>
    <w:rsid w:val="00006D03"/>
    <w:rsid w:val="00010459"/>
    <w:rsid w:val="00011A79"/>
    <w:rsid w:val="000125D4"/>
    <w:rsid w:val="00012F70"/>
    <w:rsid w:val="00014B93"/>
    <w:rsid w:val="00016141"/>
    <w:rsid w:val="000214A0"/>
    <w:rsid w:val="00022240"/>
    <w:rsid w:val="000228EA"/>
    <w:rsid w:val="00031EB5"/>
    <w:rsid w:val="000346E2"/>
    <w:rsid w:val="0004015D"/>
    <w:rsid w:val="000415FE"/>
    <w:rsid w:val="000448CA"/>
    <w:rsid w:val="0004554A"/>
    <w:rsid w:val="00054929"/>
    <w:rsid w:val="00061A8B"/>
    <w:rsid w:val="0006555E"/>
    <w:rsid w:val="000668D5"/>
    <w:rsid w:val="00066E26"/>
    <w:rsid w:val="0007055E"/>
    <w:rsid w:val="000820ED"/>
    <w:rsid w:val="000823C7"/>
    <w:rsid w:val="00095B2E"/>
    <w:rsid w:val="000A51A0"/>
    <w:rsid w:val="000A6E27"/>
    <w:rsid w:val="000B1B31"/>
    <w:rsid w:val="000B20A5"/>
    <w:rsid w:val="000B7532"/>
    <w:rsid w:val="000C27BB"/>
    <w:rsid w:val="000C3163"/>
    <w:rsid w:val="000C3A90"/>
    <w:rsid w:val="000D70F4"/>
    <w:rsid w:val="000F2098"/>
    <w:rsid w:val="000F7768"/>
    <w:rsid w:val="0010036C"/>
    <w:rsid w:val="0010174D"/>
    <w:rsid w:val="0010406D"/>
    <w:rsid w:val="00120861"/>
    <w:rsid w:val="00124AC9"/>
    <w:rsid w:val="00130987"/>
    <w:rsid w:val="00131C08"/>
    <w:rsid w:val="001335D4"/>
    <w:rsid w:val="001413DF"/>
    <w:rsid w:val="00142FFE"/>
    <w:rsid w:val="001451DA"/>
    <w:rsid w:val="00153E59"/>
    <w:rsid w:val="00153F66"/>
    <w:rsid w:val="00155260"/>
    <w:rsid w:val="0016010E"/>
    <w:rsid w:val="00160B40"/>
    <w:rsid w:val="00162690"/>
    <w:rsid w:val="00163D7E"/>
    <w:rsid w:val="00167DCE"/>
    <w:rsid w:val="001727A7"/>
    <w:rsid w:val="00173D4C"/>
    <w:rsid w:val="0017411C"/>
    <w:rsid w:val="00184408"/>
    <w:rsid w:val="00193023"/>
    <w:rsid w:val="00195554"/>
    <w:rsid w:val="00197EB2"/>
    <w:rsid w:val="001A59A0"/>
    <w:rsid w:val="001B4B09"/>
    <w:rsid w:val="001B6914"/>
    <w:rsid w:val="001B7DDF"/>
    <w:rsid w:val="001C7437"/>
    <w:rsid w:val="001D3D22"/>
    <w:rsid w:val="001D4C71"/>
    <w:rsid w:val="001E795E"/>
    <w:rsid w:val="001F3D93"/>
    <w:rsid w:val="001F704E"/>
    <w:rsid w:val="001F796C"/>
    <w:rsid w:val="00200075"/>
    <w:rsid w:val="00200D8D"/>
    <w:rsid w:val="00200E59"/>
    <w:rsid w:val="002025CB"/>
    <w:rsid w:val="0021089A"/>
    <w:rsid w:val="00212DF8"/>
    <w:rsid w:val="00221253"/>
    <w:rsid w:val="002233C3"/>
    <w:rsid w:val="00232DF2"/>
    <w:rsid w:val="00233C50"/>
    <w:rsid w:val="0023564C"/>
    <w:rsid w:val="00235ACA"/>
    <w:rsid w:val="00240293"/>
    <w:rsid w:val="00242D4D"/>
    <w:rsid w:val="002430C4"/>
    <w:rsid w:val="00244218"/>
    <w:rsid w:val="002463AA"/>
    <w:rsid w:val="00246520"/>
    <w:rsid w:val="00246ABC"/>
    <w:rsid w:val="00246E3A"/>
    <w:rsid w:val="002476D8"/>
    <w:rsid w:val="00253CD4"/>
    <w:rsid w:val="0027136A"/>
    <w:rsid w:val="00276EF3"/>
    <w:rsid w:val="002800AC"/>
    <w:rsid w:val="002859BF"/>
    <w:rsid w:val="00290928"/>
    <w:rsid w:val="00295B7C"/>
    <w:rsid w:val="002A1D66"/>
    <w:rsid w:val="002A6A9C"/>
    <w:rsid w:val="002A7F69"/>
    <w:rsid w:val="002B195E"/>
    <w:rsid w:val="002B3E51"/>
    <w:rsid w:val="002B5178"/>
    <w:rsid w:val="002C219B"/>
    <w:rsid w:val="002C3A68"/>
    <w:rsid w:val="002C5F61"/>
    <w:rsid w:val="002D58A0"/>
    <w:rsid w:val="002E1E3B"/>
    <w:rsid w:val="002E1EC2"/>
    <w:rsid w:val="002E259A"/>
    <w:rsid w:val="002F5E4C"/>
    <w:rsid w:val="00301996"/>
    <w:rsid w:val="00306644"/>
    <w:rsid w:val="003107D3"/>
    <w:rsid w:val="00310E81"/>
    <w:rsid w:val="003125E5"/>
    <w:rsid w:val="003126D8"/>
    <w:rsid w:val="00314B33"/>
    <w:rsid w:val="00341ACA"/>
    <w:rsid w:val="0034318B"/>
    <w:rsid w:val="00352964"/>
    <w:rsid w:val="00353A25"/>
    <w:rsid w:val="00356940"/>
    <w:rsid w:val="003670CC"/>
    <w:rsid w:val="00373B82"/>
    <w:rsid w:val="0038100C"/>
    <w:rsid w:val="003825EE"/>
    <w:rsid w:val="00385384"/>
    <w:rsid w:val="00391267"/>
    <w:rsid w:val="003941F3"/>
    <w:rsid w:val="00394B2A"/>
    <w:rsid w:val="003A22DD"/>
    <w:rsid w:val="003A2F5E"/>
    <w:rsid w:val="003A59D4"/>
    <w:rsid w:val="003B065C"/>
    <w:rsid w:val="003B09B7"/>
    <w:rsid w:val="003B275E"/>
    <w:rsid w:val="003B3518"/>
    <w:rsid w:val="003B5926"/>
    <w:rsid w:val="003B5B2B"/>
    <w:rsid w:val="003C371F"/>
    <w:rsid w:val="003D1D0A"/>
    <w:rsid w:val="003D2AB9"/>
    <w:rsid w:val="003F6E64"/>
    <w:rsid w:val="003F742A"/>
    <w:rsid w:val="00404DCF"/>
    <w:rsid w:val="00405AE4"/>
    <w:rsid w:val="00407C3A"/>
    <w:rsid w:val="0041397E"/>
    <w:rsid w:val="004156B2"/>
    <w:rsid w:val="004279CB"/>
    <w:rsid w:val="00432317"/>
    <w:rsid w:val="00433538"/>
    <w:rsid w:val="00433E14"/>
    <w:rsid w:val="004373EF"/>
    <w:rsid w:val="00440F13"/>
    <w:rsid w:val="00441B8E"/>
    <w:rsid w:val="00443BC4"/>
    <w:rsid w:val="00443C06"/>
    <w:rsid w:val="00447B06"/>
    <w:rsid w:val="00456DB2"/>
    <w:rsid w:val="00461323"/>
    <w:rsid w:val="0046547A"/>
    <w:rsid w:val="00471FCF"/>
    <w:rsid w:val="004844DA"/>
    <w:rsid w:val="004875F8"/>
    <w:rsid w:val="00494138"/>
    <w:rsid w:val="004A13B7"/>
    <w:rsid w:val="004A13B8"/>
    <w:rsid w:val="004A32B6"/>
    <w:rsid w:val="004B1942"/>
    <w:rsid w:val="004B4313"/>
    <w:rsid w:val="004B6DA3"/>
    <w:rsid w:val="004C77FD"/>
    <w:rsid w:val="004D7CF2"/>
    <w:rsid w:val="004E4795"/>
    <w:rsid w:val="004F140B"/>
    <w:rsid w:val="004F1CEC"/>
    <w:rsid w:val="004F4388"/>
    <w:rsid w:val="004F4F3B"/>
    <w:rsid w:val="004F5B05"/>
    <w:rsid w:val="00503AE4"/>
    <w:rsid w:val="00503EA7"/>
    <w:rsid w:val="00507C15"/>
    <w:rsid w:val="00520E2F"/>
    <w:rsid w:val="005237E5"/>
    <w:rsid w:val="00524C26"/>
    <w:rsid w:val="00527C7F"/>
    <w:rsid w:val="00531B85"/>
    <w:rsid w:val="00535095"/>
    <w:rsid w:val="00536570"/>
    <w:rsid w:val="00537FD9"/>
    <w:rsid w:val="00540A40"/>
    <w:rsid w:val="005422C9"/>
    <w:rsid w:val="005426DC"/>
    <w:rsid w:val="00545584"/>
    <w:rsid w:val="00551639"/>
    <w:rsid w:val="00561E43"/>
    <w:rsid w:val="00566FB1"/>
    <w:rsid w:val="0057034E"/>
    <w:rsid w:val="005740C1"/>
    <w:rsid w:val="00582EB2"/>
    <w:rsid w:val="00597817"/>
    <w:rsid w:val="005A0592"/>
    <w:rsid w:val="005A4CC4"/>
    <w:rsid w:val="005A52AF"/>
    <w:rsid w:val="005A6A20"/>
    <w:rsid w:val="005B4D45"/>
    <w:rsid w:val="005B6C7F"/>
    <w:rsid w:val="005C1AF7"/>
    <w:rsid w:val="005C386F"/>
    <w:rsid w:val="005D07DC"/>
    <w:rsid w:val="005D4F1B"/>
    <w:rsid w:val="005D510D"/>
    <w:rsid w:val="005D60BA"/>
    <w:rsid w:val="005F309E"/>
    <w:rsid w:val="005F31A2"/>
    <w:rsid w:val="005F7E39"/>
    <w:rsid w:val="00602782"/>
    <w:rsid w:val="00602DC4"/>
    <w:rsid w:val="00603598"/>
    <w:rsid w:val="00603C21"/>
    <w:rsid w:val="00604044"/>
    <w:rsid w:val="00613A6F"/>
    <w:rsid w:val="006202CA"/>
    <w:rsid w:val="00621507"/>
    <w:rsid w:val="00621D65"/>
    <w:rsid w:val="0062508B"/>
    <w:rsid w:val="00625D5E"/>
    <w:rsid w:val="00640C8E"/>
    <w:rsid w:val="00641767"/>
    <w:rsid w:val="00644926"/>
    <w:rsid w:val="00644B61"/>
    <w:rsid w:val="00650833"/>
    <w:rsid w:val="0065449A"/>
    <w:rsid w:val="00656B04"/>
    <w:rsid w:val="00656DED"/>
    <w:rsid w:val="006605A1"/>
    <w:rsid w:val="00664916"/>
    <w:rsid w:val="00667746"/>
    <w:rsid w:val="006771C5"/>
    <w:rsid w:val="00680FA1"/>
    <w:rsid w:val="00691004"/>
    <w:rsid w:val="006952B9"/>
    <w:rsid w:val="006B28CB"/>
    <w:rsid w:val="006B2B4A"/>
    <w:rsid w:val="006B35D4"/>
    <w:rsid w:val="006B588B"/>
    <w:rsid w:val="006C1A60"/>
    <w:rsid w:val="006D418C"/>
    <w:rsid w:val="006D641E"/>
    <w:rsid w:val="006E28AE"/>
    <w:rsid w:val="006E4A75"/>
    <w:rsid w:val="006E63AE"/>
    <w:rsid w:val="006F188B"/>
    <w:rsid w:val="006F562D"/>
    <w:rsid w:val="006F7900"/>
    <w:rsid w:val="007000D6"/>
    <w:rsid w:val="007009F1"/>
    <w:rsid w:val="00706993"/>
    <w:rsid w:val="00707489"/>
    <w:rsid w:val="00707DFE"/>
    <w:rsid w:val="00724B3B"/>
    <w:rsid w:val="00730CC4"/>
    <w:rsid w:val="00732965"/>
    <w:rsid w:val="00737DC6"/>
    <w:rsid w:val="007449E0"/>
    <w:rsid w:val="00753ED0"/>
    <w:rsid w:val="00755136"/>
    <w:rsid w:val="00755BDD"/>
    <w:rsid w:val="00765BB6"/>
    <w:rsid w:val="00765EA3"/>
    <w:rsid w:val="00766DEC"/>
    <w:rsid w:val="0078118A"/>
    <w:rsid w:val="00783137"/>
    <w:rsid w:val="007843CE"/>
    <w:rsid w:val="00786101"/>
    <w:rsid w:val="00787549"/>
    <w:rsid w:val="00793BF2"/>
    <w:rsid w:val="007A1119"/>
    <w:rsid w:val="007A4926"/>
    <w:rsid w:val="007A711D"/>
    <w:rsid w:val="007B245C"/>
    <w:rsid w:val="007B2FFC"/>
    <w:rsid w:val="007B3EF2"/>
    <w:rsid w:val="007B7B2A"/>
    <w:rsid w:val="007C1F24"/>
    <w:rsid w:val="007C609B"/>
    <w:rsid w:val="007C632F"/>
    <w:rsid w:val="007D123C"/>
    <w:rsid w:val="007D72D6"/>
    <w:rsid w:val="007D79B3"/>
    <w:rsid w:val="007E2601"/>
    <w:rsid w:val="007F4166"/>
    <w:rsid w:val="008040D6"/>
    <w:rsid w:val="00805015"/>
    <w:rsid w:val="00817675"/>
    <w:rsid w:val="00817E0A"/>
    <w:rsid w:val="0082272A"/>
    <w:rsid w:val="00832222"/>
    <w:rsid w:val="00832CE5"/>
    <w:rsid w:val="00834104"/>
    <w:rsid w:val="00834726"/>
    <w:rsid w:val="00834F39"/>
    <w:rsid w:val="0084108E"/>
    <w:rsid w:val="0084664D"/>
    <w:rsid w:val="00852DD8"/>
    <w:rsid w:val="00853BED"/>
    <w:rsid w:val="00856ABC"/>
    <w:rsid w:val="00861A68"/>
    <w:rsid w:val="00861C66"/>
    <w:rsid w:val="008678BC"/>
    <w:rsid w:val="00880B50"/>
    <w:rsid w:val="008842DB"/>
    <w:rsid w:val="00885336"/>
    <w:rsid w:val="00887639"/>
    <w:rsid w:val="00893816"/>
    <w:rsid w:val="00893A52"/>
    <w:rsid w:val="00894A2A"/>
    <w:rsid w:val="008951DC"/>
    <w:rsid w:val="008B7F73"/>
    <w:rsid w:val="008C173D"/>
    <w:rsid w:val="008C2CEB"/>
    <w:rsid w:val="008C4718"/>
    <w:rsid w:val="008D1B74"/>
    <w:rsid w:val="008D1B7D"/>
    <w:rsid w:val="008D77E4"/>
    <w:rsid w:val="008E6A4B"/>
    <w:rsid w:val="008F3B44"/>
    <w:rsid w:val="009131D3"/>
    <w:rsid w:val="00914D44"/>
    <w:rsid w:val="00922B7A"/>
    <w:rsid w:val="0092437D"/>
    <w:rsid w:val="00926E64"/>
    <w:rsid w:val="00942BCE"/>
    <w:rsid w:val="00952F05"/>
    <w:rsid w:val="00954C17"/>
    <w:rsid w:val="00957F14"/>
    <w:rsid w:val="00965B8B"/>
    <w:rsid w:val="0096728C"/>
    <w:rsid w:val="00971F7D"/>
    <w:rsid w:val="00974CBE"/>
    <w:rsid w:val="00977FF9"/>
    <w:rsid w:val="00986C35"/>
    <w:rsid w:val="00993510"/>
    <w:rsid w:val="009975E8"/>
    <w:rsid w:val="009A031F"/>
    <w:rsid w:val="009A32F3"/>
    <w:rsid w:val="009B078B"/>
    <w:rsid w:val="009B0BC0"/>
    <w:rsid w:val="009B3595"/>
    <w:rsid w:val="009B3598"/>
    <w:rsid w:val="009B41B1"/>
    <w:rsid w:val="009B7744"/>
    <w:rsid w:val="009D45F5"/>
    <w:rsid w:val="009D7274"/>
    <w:rsid w:val="00A02D69"/>
    <w:rsid w:val="00A03A03"/>
    <w:rsid w:val="00A12696"/>
    <w:rsid w:val="00A13B19"/>
    <w:rsid w:val="00A13C3F"/>
    <w:rsid w:val="00A17254"/>
    <w:rsid w:val="00A222E3"/>
    <w:rsid w:val="00A350DF"/>
    <w:rsid w:val="00A6218F"/>
    <w:rsid w:val="00A6290A"/>
    <w:rsid w:val="00A65030"/>
    <w:rsid w:val="00A65D18"/>
    <w:rsid w:val="00A66B7C"/>
    <w:rsid w:val="00A70E9B"/>
    <w:rsid w:val="00A71CB1"/>
    <w:rsid w:val="00A72549"/>
    <w:rsid w:val="00A72730"/>
    <w:rsid w:val="00A728FE"/>
    <w:rsid w:val="00A81075"/>
    <w:rsid w:val="00A8187B"/>
    <w:rsid w:val="00A85FDA"/>
    <w:rsid w:val="00A904E0"/>
    <w:rsid w:val="00A91569"/>
    <w:rsid w:val="00AA1852"/>
    <w:rsid w:val="00AA1F96"/>
    <w:rsid w:val="00AA7742"/>
    <w:rsid w:val="00AB0EEE"/>
    <w:rsid w:val="00AB1C42"/>
    <w:rsid w:val="00AB629E"/>
    <w:rsid w:val="00AC3DF4"/>
    <w:rsid w:val="00AC4842"/>
    <w:rsid w:val="00AD03CF"/>
    <w:rsid w:val="00AD2CFA"/>
    <w:rsid w:val="00AD3488"/>
    <w:rsid w:val="00AD491E"/>
    <w:rsid w:val="00AD5684"/>
    <w:rsid w:val="00AE1E31"/>
    <w:rsid w:val="00AE7B10"/>
    <w:rsid w:val="00AE7B75"/>
    <w:rsid w:val="00AF0F26"/>
    <w:rsid w:val="00AF4953"/>
    <w:rsid w:val="00B01C98"/>
    <w:rsid w:val="00B049CB"/>
    <w:rsid w:val="00B13095"/>
    <w:rsid w:val="00B23560"/>
    <w:rsid w:val="00B25F39"/>
    <w:rsid w:val="00B26703"/>
    <w:rsid w:val="00B267E4"/>
    <w:rsid w:val="00B31F4E"/>
    <w:rsid w:val="00B33364"/>
    <w:rsid w:val="00B363E0"/>
    <w:rsid w:val="00B40D44"/>
    <w:rsid w:val="00B4283A"/>
    <w:rsid w:val="00B529D5"/>
    <w:rsid w:val="00B53DCA"/>
    <w:rsid w:val="00B67593"/>
    <w:rsid w:val="00B7119F"/>
    <w:rsid w:val="00B734ED"/>
    <w:rsid w:val="00B74815"/>
    <w:rsid w:val="00B759A7"/>
    <w:rsid w:val="00B818C3"/>
    <w:rsid w:val="00B859B1"/>
    <w:rsid w:val="00B864E8"/>
    <w:rsid w:val="00B86B07"/>
    <w:rsid w:val="00B87BA3"/>
    <w:rsid w:val="00B902B3"/>
    <w:rsid w:val="00B92BF1"/>
    <w:rsid w:val="00BA531A"/>
    <w:rsid w:val="00BA7FA1"/>
    <w:rsid w:val="00BB46C8"/>
    <w:rsid w:val="00BB5346"/>
    <w:rsid w:val="00BB5FF2"/>
    <w:rsid w:val="00BC27AD"/>
    <w:rsid w:val="00BC537C"/>
    <w:rsid w:val="00BE348E"/>
    <w:rsid w:val="00BF54E3"/>
    <w:rsid w:val="00C062F3"/>
    <w:rsid w:val="00C148DA"/>
    <w:rsid w:val="00C1634A"/>
    <w:rsid w:val="00C17C0A"/>
    <w:rsid w:val="00C21DE7"/>
    <w:rsid w:val="00C31DC3"/>
    <w:rsid w:val="00C32589"/>
    <w:rsid w:val="00C357DB"/>
    <w:rsid w:val="00C35F5A"/>
    <w:rsid w:val="00C362D3"/>
    <w:rsid w:val="00C410B9"/>
    <w:rsid w:val="00C4154C"/>
    <w:rsid w:val="00C45486"/>
    <w:rsid w:val="00C510AA"/>
    <w:rsid w:val="00C523A9"/>
    <w:rsid w:val="00C53E95"/>
    <w:rsid w:val="00C569E5"/>
    <w:rsid w:val="00C61B3A"/>
    <w:rsid w:val="00C631E5"/>
    <w:rsid w:val="00C6538E"/>
    <w:rsid w:val="00C66D09"/>
    <w:rsid w:val="00C6711E"/>
    <w:rsid w:val="00C77428"/>
    <w:rsid w:val="00C77C34"/>
    <w:rsid w:val="00C81E74"/>
    <w:rsid w:val="00C82209"/>
    <w:rsid w:val="00C8367C"/>
    <w:rsid w:val="00C85880"/>
    <w:rsid w:val="00C862E1"/>
    <w:rsid w:val="00C9476C"/>
    <w:rsid w:val="00C96B3F"/>
    <w:rsid w:val="00C97455"/>
    <w:rsid w:val="00CC2856"/>
    <w:rsid w:val="00CC7342"/>
    <w:rsid w:val="00CC7FF2"/>
    <w:rsid w:val="00CD1212"/>
    <w:rsid w:val="00CD27C5"/>
    <w:rsid w:val="00CD379E"/>
    <w:rsid w:val="00CD67C6"/>
    <w:rsid w:val="00CE7348"/>
    <w:rsid w:val="00CF1451"/>
    <w:rsid w:val="00CF3E9F"/>
    <w:rsid w:val="00D011E9"/>
    <w:rsid w:val="00D03BBA"/>
    <w:rsid w:val="00D0480A"/>
    <w:rsid w:val="00D05765"/>
    <w:rsid w:val="00D167D8"/>
    <w:rsid w:val="00D25E15"/>
    <w:rsid w:val="00D33933"/>
    <w:rsid w:val="00D36DBE"/>
    <w:rsid w:val="00D40B9F"/>
    <w:rsid w:val="00D445EE"/>
    <w:rsid w:val="00D54D3B"/>
    <w:rsid w:val="00D55F14"/>
    <w:rsid w:val="00D60C07"/>
    <w:rsid w:val="00D6527D"/>
    <w:rsid w:val="00D82C3D"/>
    <w:rsid w:val="00D838B9"/>
    <w:rsid w:val="00D96CE2"/>
    <w:rsid w:val="00DA668F"/>
    <w:rsid w:val="00DB534B"/>
    <w:rsid w:val="00DB5DBC"/>
    <w:rsid w:val="00DB71A8"/>
    <w:rsid w:val="00DC0EFC"/>
    <w:rsid w:val="00DC0F3C"/>
    <w:rsid w:val="00DC69DB"/>
    <w:rsid w:val="00DD221F"/>
    <w:rsid w:val="00DE3E56"/>
    <w:rsid w:val="00DE6CA7"/>
    <w:rsid w:val="00DF0AA3"/>
    <w:rsid w:val="00E330FF"/>
    <w:rsid w:val="00E513E7"/>
    <w:rsid w:val="00E53A76"/>
    <w:rsid w:val="00E53C0D"/>
    <w:rsid w:val="00E64B48"/>
    <w:rsid w:val="00E70595"/>
    <w:rsid w:val="00E71759"/>
    <w:rsid w:val="00E72B47"/>
    <w:rsid w:val="00E83A37"/>
    <w:rsid w:val="00E86F1A"/>
    <w:rsid w:val="00E95808"/>
    <w:rsid w:val="00EC562C"/>
    <w:rsid w:val="00ED0E07"/>
    <w:rsid w:val="00ED19FE"/>
    <w:rsid w:val="00ED2747"/>
    <w:rsid w:val="00ED3576"/>
    <w:rsid w:val="00ED4A4A"/>
    <w:rsid w:val="00EE2AD0"/>
    <w:rsid w:val="00EE756F"/>
    <w:rsid w:val="00EF0C6F"/>
    <w:rsid w:val="00EF4611"/>
    <w:rsid w:val="00EF7A66"/>
    <w:rsid w:val="00F00157"/>
    <w:rsid w:val="00F03A3B"/>
    <w:rsid w:val="00F10D6C"/>
    <w:rsid w:val="00F15660"/>
    <w:rsid w:val="00F2248D"/>
    <w:rsid w:val="00F30A9B"/>
    <w:rsid w:val="00F340AC"/>
    <w:rsid w:val="00F421A9"/>
    <w:rsid w:val="00F44398"/>
    <w:rsid w:val="00F46153"/>
    <w:rsid w:val="00F553A1"/>
    <w:rsid w:val="00F6234F"/>
    <w:rsid w:val="00F62EC4"/>
    <w:rsid w:val="00F653EE"/>
    <w:rsid w:val="00F67598"/>
    <w:rsid w:val="00F75B81"/>
    <w:rsid w:val="00F857B0"/>
    <w:rsid w:val="00F85B50"/>
    <w:rsid w:val="00F869D5"/>
    <w:rsid w:val="00F96D0F"/>
    <w:rsid w:val="00F975A5"/>
    <w:rsid w:val="00FA2C7A"/>
    <w:rsid w:val="00FA5B35"/>
    <w:rsid w:val="00FB3599"/>
    <w:rsid w:val="00FB37BC"/>
    <w:rsid w:val="00FB4DCF"/>
    <w:rsid w:val="00FB6FA7"/>
    <w:rsid w:val="00FC2CF3"/>
    <w:rsid w:val="00FD0113"/>
    <w:rsid w:val="00FD7A87"/>
    <w:rsid w:val="00FD7D4F"/>
    <w:rsid w:val="00FE403F"/>
    <w:rsid w:val="00FF5121"/>
    <w:rsid w:val="00FF5E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21633"/>
  <w15:chartTrackingRefBased/>
  <w15:docId w15:val="{E6A3E083-1141-44A7-AC32-D64B74A77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8C3"/>
    <w:pPr>
      <w:spacing w:after="0" w:line="360" w:lineRule="auto"/>
      <w:jc w:val="both"/>
    </w:pPr>
    <w:rPr>
      <w:rFonts w:ascii="Arial" w:hAnsi="Arial" w:cs="Arial"/>
    </w:rPr>
  </w:style>
  <w:style w:type="paragraph" w:styleId="Ttulo1">
    <w:name w:val="heading 1"/>
    <w:basedOn w:val="PargrafodaLista"/>
    <w:next w:val="Normal"/>
    <w:link w:val="Ttulo1Char"/>
    <w:uiPriority w:val="9"/>
    <w:qFormat/>
    <w:rsid w:val="00566FB1"/>
    <w:pPr>
      <w:numPr>
        <w:numId w:val="1"/>
      </w:numPr>
      <w:jc w:val="left"/>
      <w:outlineLvl w:val="0"/>
    </w:pPr>
    <w:rPr>
      <w:b/>
      <w:bCs/>
      <w:caps/>
    </w:rPr>
  </w:style>
  <w:style w:type="paragraph" w:styleId="Ttulo2">
    <w:name w:val="heading 2"/>
    <w:basedOn w:val="Ttulo1"/>
    <w:next w:val="Normal"/>
    <w:link w:val="Ttulo2Char"/>
    <w:uiPriority w:val="9"/>
    <w:unhideWhenUsed/>
    <w:qFormat/>
    <w:rsid w:val="0023564C"/>
    <w:pPr>
      <w:numPr>
        <w:ilvl w:val="1"/>
      </w:numPr>
      <w:outlineLvl w:val="1"/>
    </w:pPr>
    <w:rPr>
      <w:caps w:val="0"/>
    </w:rPr>
  </w:style>
  <w:style w:type="paragraph" w:styleId="Ttulo3">
    <w:name w:val="heading 3"/>
    <w:basedOn w:val="Ttulo2"/>
    <w:next w:val="Normal"/>
    <w:link w:val="Ttulo3Char"/>
    <w:uiPriority w:val="9"/>
    <w:unhideWhenUsed/>
    <w:qFormat/>
    <w:rsid w:val="0023564C"/>
    <w:pPr>
      <w:numPr>
        <w:ilvl w:val="2"/>
      </w:numPr>
      <w:outlineLvl w:val="2"/>
    </w:pPr>
    <w:rPr>
      <w:b w:val="0"/>
      <w:bCs w:val="0"/>
    </w:rPr>
  </w:style>
  <w:style w:type="paragraph" w:styleId="Ttulo4">
    <w:name w:val="heading 4"/>
    <w:basedOn w:val="Normal"/>
    <w:next w:val="Normal"/>
    <w:link w:val="Ttulo4Char"/>
    <w:uiPriority w:val="9"/>
    <w:semiHidden/>
    <w:unhideWhenUsed/>
    <w:qFormat/>
    <w:rsid w:val="003B5B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B5B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B5B2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B5B2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B5B2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B5B2B"/>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6FB1"/>
    <w:rPr>
      <w:rFonts w:ascii="Arial" w:hAnsi="Arial" w:cs="Arial"/>
      <w:b/>
      <w:bCs/>
      <w:caps/>
    </w:rPr>
  </w:style>
  <w:style w:type="character" w:customStyle="1" w:styleId="Ttulo2Char">
    <w:name w:val="Título 2 Char"/>
    <w:basedOn w:val="Fontepargpadro"/>
    <w:link w:val="Ttulo2"/>
    <w:uiPriority w:val="9"/>
    <w:rsid w:val="0023564C"/>
    <w:rPr>
      <w:rFonts w:ascii="Arial" w:hAnsi="Arial" w:cs="Arial"/>
      <w:b/>
      <w:bCs/>
    </w:rPr>
  </w:style>
  <w:style w:type="character" w:customStyle="1" w:styleId="Ttulo3Char">
    <w:name w:val="Título 3 Char"/>
    <w:basedOn w:val="Fontepargpadro"/>
    <w:link w:val="Ttulo3"/>
    <w:uiPriority w:val="9"/>
    <w:rsid w:val="0023564C"/>
    <w:rPr>
      <w:rFonts w:ascii="Arial" w:hAnsi="Arial" w:cs="Arial"/>
    </w:rPr>
  </w:style>
  <w:style w:type="character" w:customStyle="1" w:styleId="Ttulo4Char">
    <w:name w:val="Título 4 Char"/>
    <w:basedOn w:val="Fontepargpadro"/>
    <w:link w:val="Ttulo4"/>
    <w:uiPriority w:val="9"/>
    <w:semiHidden/>
    <w:rsid w:val="003B5B2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B5B2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B5B2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B5B2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B5B2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B5B2B"/>
    <w:rPr>
      <w:rFonts w:eastAsiaTheme="majorEastAsia" w:cstheme="majorBidi"/>
      <w:color w:val="272727" w:themeColor="text1" w:themeTint="D8"/>
    </w:rPr>
  </w:style>
  <w:style w:type="paragraph" w:styleId="Ttulo">
    <w:name w:val="Title"/>
    <w:basedOn w:val="Normal"/>
    <w:next w:val="Normal"/>
    <w:link w:val="TtuloChar"/>
    <w:uiPriority w:val="10"/>
    <w:qFormat/>
    <w:rsid w:val="003B5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B5B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B5B2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B5B2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B5B2B"/>
    <w:pPr>
      <w:spacing w:before="160"/>
      <w:jc w:val="center"/>
    </w:pPr>
    <w:rPr>
      <w:i/>
      <w:iCs/>
      <w:color w:val="404040" w:themeColor="text1" w:themeTint="BF"/>
    </w:rPr>
  </w:style>
  <w:style w:type="character" w:customStyle="1" w:styleId="CitaoChar">
    <w:name w:val="Citação Char"/>
    <w:basedOn w:val="Fontepargpadro"/>
    <w:link w:val="Citao"/>
    <w:uiPriority w:val="29"/>
    <w:rsid w:val="003B5B2B"/>
    <w:rPr>
      <w:i/>
      <w:iCs/>
      <w:color w:val="404040" w:themeColor="text1" w:themeTint="BF"/>
    </w:rPr>
  </w:style>
  <w:style w:type="paragraph" w:styleId="PargrafodaLista">
    <w:name w:val="List Paragraph"/>
    <w:basedOn w:val="Normal"/>
    <w:uiPriority w:val="34"/>
    <w:qFormat/>
    <w:rsid w:val="003B5B2B"/>
    <w:pPr>
      <w:ind w:left="720"/>
      <w:contextualSpacing/>
    </w:pPr>
  </w:style>
  <w:style w:type="character" w:styleId="nfaseIntensa">
    <w:name w:val="Intense Emphasis"/>
    <w:basedOn w:val="Fontepargpadro"/>
    <w:uiPriority w:val="21"/>
    <w:qFormat/>
    <w:rsid w:val="003B5B2B"/>
    <w:rPr>
      <w:i/>
      <w:iCs/>
      <w:color w:val="0F4761" w:themeColor="accent1" w:themeShade="BF"/>
    </w:rPr>
  </w:style>
  <w:style w:type="paragraph" w:styleId="CitaoIntensa">
    <w:name w:val="Intense Quote"/>
    <w:basedOn w:val="Normal"/>
    <w:next w:val="Normal"/>
    <w:link w:val="CitaoIntensaChar"/>
    <w:uiPriority w:val="30"/>
    <w:qFormat/>
    <w:rsid w:val="003B5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B5B2B"/>
    <w:rPr>
      <w:i/>
      <w:iCs/>
      <w:color w:val="0F4761" w:themeColor="accent1" w:themeShade="BF"/>
    </w:rPr>
  </w:style>
  <w:style w:type="character" w:styleId="RefernciaIntensa">
    <w:name w:val="Intense Reference"/>
    <w:basedOn w:val="Fontepargpadro"/>
    <w:uiPriority w:val="32"/>
    <w:qFormat/>
    <w:rsid w:val="003B5B2B"/>
    <w:rPr>
      <w:b/>
      <w:bCs/>
      <w:smallCaps/>
      <w:color w:val="0F4761" w:themeColor="accent1" w:themeShade="BF"/>
      <w:spacing w:val="5"/>
    </w:rPr>
  </w:style>
  <w:style w:type="paragraph" w:styleId="Cabealho">
    <w:name w:val="header"/>
    <w:basedOn w:val="Normal"/>
    <w:link w:val="CabealhoChar"/>
    <w:uiPriority w:val="99"/>
    <w:unhideWhenUsed/>
    <w:rsid w:val="00494138"/>
    <w:pPr>
      <w:tabs>
        <w:tab w:val="center" w:pos="4252"/>
        <w:tab w:val="right" w:pos="8504"/>
      </w:tabs>
      <w:spacing w:line="240" w:lineRule="auto"/>
    </w:pPr>
  </w:style>
  <w:style w:type="character" w:customStyle="1" w:styleId="CabealhoChar">
    <w:name w:val="Cabeçalho Char"/>
    <w:basedOn w:val="Fontepargpadro"/>
    <w:link w:val="Cabealho"/>
    <w:uiPriority w:val="99"/>
    <w:rsid w:val="00494138"/>
    <w:rPr>
      <w:rFonts w:ascii="Arial" w:hAnsi="Arial" w:cs="Arial"/>
    </w:rPr>
  </w:style>
  <w:style w:type="paragraph" w:styleId="Rodap">
    <w:name w:val="footer"/>
    <w:basedOn w:val="Normal"/>
    <w:link w:val="RodapChar"/>
    <w:uiPriority w:val="99"/>
    <w:unhideWhenUsed/>
    <w:rsid w:val="00494138"/>
    <w:pPr>
      <w:tabs>
        <w:tab w:val="center" w:pos="4252"/>
        <w:tab w:val="right" w:pos="8504"/>
      </w:tabs>
      <w:spacing w:line="240" w:lineRule="auto"/>
    </w:pPr>
  </w:style>
  <w:style w:type="character" w:customStyle="1" w:styleId="RodapChar">
    <w:name w:val="Rodapé Char"/>
    <w:basedOn w:val="Fontepargpadro"/>
    <w:link w:val="Rodap"/>
    <w:uiPriority w:val="99"/>
    <w:rsid w:val="00494138"/>
    <w:rPr>
      <w:rFonts w:ascii="Arial" w:hAnsi="Arial" w:cs="Arial"/>
    </w:rPr>
  </w:style>
  <w:style w:type="paragraph" w:customStyle="1" w:styleId="Pargrafo">
    <w:name w:val="Parágrafo"/>
    <w:basedOn w:val="Normal"/>
    <w:link w:val="PargrafoChar"/>
    <w:qFormat/>
    <w:rsid w:val="007009F1"/>
    <w:pPr>
      <w:ind w:firstLine="709"/>
    </w:pPr>
  </w:style>
  <w:style w:type="character" w:customStyle="1" w:styleId="PargrafoChar">
    <w:name w:val="Parágrafo Char"/>
    <w:basedOn w:val="Fontepargpadro"/>
    <w:link w:val="Pargrafo"/>
    <w:rsid w:val="007009F1"/>
    <w:rPr>
      <w:rFonts w:ascii="Arial" w:hAnsi="Arial" w:cs="Arial"/>
    </w:rPr>
  </w:style>
  <w:style w:type="paragraph" w:styleId="CabealhodoSumrio">
    <w:name w:val="TOC Heading"/>
    <w:basedOn w:val="Ttulo1"/>
    <w:next w:val="Normal"/>
    <w:uiPriority w:val="39"/>
    <w:unhideWhenUsed/>
    <w:qFormat/>
    <w:rsid w:val="00120861"/>
    <w:pPr>
      <w:keepNext/>
      <w:keepLines/>
      <w:numPr>
        <w:numId w:val="0"/>
      </w:numPr>
      <w:spacing w:before="240" w:line="259" w:lineRule="auto"/>
      <w:contextualSpacing w:val="0"/>
      <w:outlineLvl w:val="9"/>
    </w:pPr>
    <w:rPr>
      <w:rFonts w:asciiTheme="majorHAnsi" w:eastAsiaTheme="majorEastAsia" w:hAnsiTheme="majorHAnsi" w:cstheme="majorBidi"/>
      <w:b w:val="0"/>
      <w:bCs w:val="0"/>
      <w:caps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ED4A4A"/>
    <w:pPr>
      <w:tabs>
        <w:tab w:val="right" w:leader="dot" w:pos="9061"/>
      </w:tabs>
    </w:pPr>
  </w:style>
  <w:style w:type="character" w:styleId="Hyperlink">
    <w:name w:val="Hyperlink"/>
    <w:basedOn w:val="Fontepargpadro"/>
    <w:uiPriority w:val="99"/>
    <w:unhideWhenUsed/>
    <w:rsid w:val="00120861"/>
    <w:rPr>
      <w:color w:val="467886" w:themeColor="hyperlink"/>
      <w:u w:val="single"/>
    </w:rPr>
  </w:style>
  <w:style w:type="character" w:styleId="MenoPendente">
    <w:name w:val="Unresolved Mention"/>
    <w:basedOn w:val="Fontepargpadro"/>
    <w:uiPriority w:val="99"/>
    <w:semiHidden/>
    <w:unhideWhenUsed/>
    <w:rsid w:val="00755136"/>
    <w:rPr>
      <w:color w:val="605E5C"/>
      <w:shd w:val="clear" w:color="auto" w:fill="E1DFDD"/>
    </w:rPr>
  </w:style>
  <w:style w:type="paragraph" w:styleId="Sumrio2">
    <w:name w:val="toc 2"/>
    <w:basedOn w:val="Normal"/>
    <w:next w:val="Normal"/>
    <w:autoRedefine/>
    <w:uiPriority w:val="39"/>
    <w:unhideWhenUsed/>
    <w:rsid w:val="0046547A"/>
    <w:pPr>
      <w:spacing w:after="100"/>
      <w:ind w:left="240"/>
    </w:pPr>
  </w:style>
  <w:style w:type="paragraph" w:styleId="Legenda">
    <w:name w:val="caption"/>
    <w:basedOn w:val="Normal"/>
    <w:next w:val="Normal"/>
    <w:uiPriority w:val="35"/>
    <w:unhideWhenUsed/>
    <w:qFormat/>
    <w:rsid w:val="0082272A"/>
    <w:pPr>
      <w:spacing w:after="200" w:line="240" w:lineRule="auto"/>
    </w:pPr>
    <w:rPr>
      <w:i/>
      <w:iCs/>
      <w:color w:val="0E2841" w:themeColor="text2"/>
      <w:sz w:val="18"/>
      <w:szCs w:val="18"/>
    </w:rPr>
  </w:style>
  <w:style w:type="table" w:styleId="Tabelacomgrade">
    <w:name w:val="Table Grid"/>
    <w:basedOn w:val="Tabelanormal"/>
    <w:uiPriority w:val="39"/>
    <w:rsid w:val="00C31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503AE4"/>
    <w:rPr>
      <w:sz w:val="16"/>
      <w:szCs w:val="16"/>
    </w:rPr>
  </w:style>
  <w:style w:type="paragraph" w:styleId="Textodecomentrio">
    <w:name w:val="annotation text"/>
    <w:basedOn w:val="Normal"/>
    <w:link w:val="TextodecomentrioChar"/>
    <w:uiPriority w:val="99"/>
    <w:unhideWhenUsed/>
    <w:rsid w:val="00503AE4"/>
    <w:pPr>
      <w:spacing w:line="240" w:lineRule="auto"/>
    </w:pPr>
    <w:rPr>
      <w:sz w:val="20"/>
      <w:szCs w:val="20"/>
    </w:rPr>
  </w:style>
  <w:style w:type="character" w:customStyle="1" w:styleId="TextodecomentrioChar">
    <w:name w:val="Texto de comentário Char"/>
    <w:basedOn w:val="Fontepargpadro"/>
    <w:link w:val="Textodecomentrio"/>
    <w:uiPriority w:val="99"/>
    <w:rsid w:val="00503AE4"/>
    <w:rPr>
      <w:rFonts w:ascii="Arial" w:hAnsi="Arial" w:cs="Arial"/>
      <w:sz w:val="20"/>
      <w:szCs w:val="20"/>
    </w:rPr>
  </w:style>
  <w:style w:type="paragraph" w:styleId="Assuntodocomentrio">
    <w:name w:val="annotation subject"/>
    <w:basedOn w:val="Textodecomentrio"/>
    <w:next w:val="Textodecomentrio"/>
    <w:link w:val="AssuntodocomentrioChar"/>
    <w:uiPriority w:val="99"/>
    <w:semiHidden/>
    <w:unhideWhenUsed/>
    <w:rsid w:val="00503AE4"/>
    <w:rPr>
      <w:b/>
      <w:bCs/>
    </w:rPr>
  </w:style>
  <w:style w:type="character" w:customStyle="1" w:styleId="AssuntodocomentrioChar">
    <w:name w:val="Assunto do comentário Char"/>
    <w:basedOn w:val="TextodecomentrioChar"/>
    <w:link w:val="Assuntodocomentrio"/>
    <w:uiPriority w:val="99"/>
    <w:semiHidden/>
    <w:rsid w:val="00503AE4"/>
    <w:rPr>
      <w:rFonts w:ascii="Arial" w:hAnsi="Arial" w:cs="Arial"/>
      <w:b/>
      <w:bCs/>
      <w:sz w:val="20"/>
      <w:szCs w:val="20"/>
    </w:rPr>
  </w:style>
  <w:style w:type="paragraph" w:styleId="Reviso">
    <w:name w:val="Revision"/>
    <w:hidden/>
    <w:uiPriority w:val="99"/>
    <w:semiHidden/>
    <w:rsid w:val="00A91569"/>
    <w:pPr>
      <w:spacing w:after="0" w:line="240" w:lineRule="auto"/>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256633">
      <w:bodyDiv w:val="1"/>
      <w:marLeft w:val="0"/>
      <w:marRight w:val="0"/>
      <w:marTop w:val="0"/>
      <w:marBottom w:val="0"/>
      <w:divBdr>
        <w:top w:val="none" w:sz="0" w:space="0" w:color="auto"/>
        <w:left w:val="none" w:sz="0" w:space="0" w:color="auto"/>
        <w:bottom w:val="none" w:sz="0" w:space="0" w:color="auto"/>
        <w:right w:val="none" w:sz="0" w:space="0" w:color="auto"/>
      </w:divBdr>
    </w:div>
    <w:div w:id="170131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modelcontextprotocol.io/specification/2025-11-25" TargetMode="External"/><Relationship Id="rId2" Type="http://schemas.openxmlformats.org/officeDocument/2006/relationships/hyperlink" Target="https://github.com/huggingface/transformers.js" TargetMode="External"/><Relationship Id="rId1" Type="http://schemas.openxmlformats.org/officeDocument/2006/relationships/hyperlink" Target="https://huggingface.co/docs/transformers.js/index" TargetMode="External"/><Relationship Id="rId5" Type="http://schemas.openxmlformats.org/officeDocument/2006/relationships/hyperlink" Target="https://github.com/fabriciosuzart/InovFabLab" TargetMode="External"/><Relationship Id="rId4" Type="http://schemas.openxmlformats.org/officeDocument/2006/relationships/hyperlink" Target="https://www.google.com.br/books/edition/Estudo_de_Caso_5_Ed/EtOyBQAAQBAJ?hl=pt-BR&amp;gbpv=1&amp;dq=inauthor:%22Robert+K.+Yin%22&amp;printsec=frontcover"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12E07-D6BB-4249-A946-6EE2CAF55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30</Pages>
  <Words>8051</Words>
  <Characters>43477</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SILLES FERNANDES</dc:creator>
  <cp:keywords/>
  <dc:description/>
  <cp:lastModifiedBy>Sergio Schina</cp:lastModifiedBy>
  <cp:revision>19</cp:revision>
  <cp:lastPrinted>2026-05-21T02:15:00Z</cp:lastPrinted>
  <dcterms:created xsi:type="dcterms:W3CDTF">2026-05-23T04:23:00Z</dcterms:created>
  <dcterms:modified xsi:type="dcterms:W3CDTF">2026-05-25T00:10:00Z</dcterms:modified>
</cp:coreProperties>
</file>